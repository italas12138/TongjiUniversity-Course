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6EB" w:rsidRDefault="00B116EB" w:rsidP="00B116EB">
      <w:pPr>
        <w:widowControl/>
        <w:spacing w:before="100" w:beforeAutospacing="1" w:after="100" w:afterAutospacing="1" w:line="264" w:lineRule="auto"/>
        <w:jc w:val="center"/>
        <w:outlineLvl w:val="1"/>
        <w:rPr>
          <w:rFonts w:ascii="Playfair Display" w:eastAsia="宋体" w:hAnsi="Playfair Display" w:cs="宋体"/>
          <w:b/>
          <w:bCs/>
          <w:color w:val="111111"/>
          <w:kern w:val="0"/>
          <w:sz w:val="59"/>
          <w:szCs w:val="59"/>
        </w:rPr>
      </w:pPr>
      <w:r>
        <w:rPr>
          <w:rFonts w:ascii="Playfair Display" w:eastAsia="宋体" w:hAnsi="Playfair Display" w:cs="宋体" w:hint="eastAsia"/>
          <w:b/>
          <w:bCs/>
          <w:color w:val="111111"/>
          <w:kern w:val="0"/>
          <w:sz w:val="59"/>
          <w:szCs w:val="59"/>
        </w:rPr>
        <w:t>http://</w:t>
      </w:r>
      <w:r w:rsidRPr="00B116EB">
        <w:rPr>
          <w:rFonts w:ascii="Playfair Display" w:eastAsia="宋体" w:hAnsi="Playfair Display" w:cs="宋体"/>
          <w:b/>
          <w:bCs/>
          <w:color w:val="111111"/>
          <w:kern w:val="0"/>
          <w:sz w:val="59"/>
          <w:szCs w:val="59"/>
        </w:rPr>
        <w:t>www.ccks2018.cn</w:t>
      </w:r>
    </w:p>
    <w:bookmarkStart w:id="0" w:name="_GoBack"/>
    <w:p w:rsidR="00B116EB" w:rsidRPr="00B116EB" w:rsidRDefault="00B116EB" w:rsidP="00B116EB">
      <w:pPr>
        <w:widowControl/>
        <w:spacing w:before="100" w:beforeAutospacing="1" w:after="100" w:afterAutospacing="1" w:line="264" w:lineRule="auto"/>
        <w:jc w:val="center"/>
        <w:outlineLvl w:val="1"/>
        <w:rPr>
          <w:rFonts w:ascii="Playfair Display" w:eastAsia="宋体" w:hAnsi="Playfair Display" w:cs="宋体"/>
          <w:b/>
          <w:bCs/>
          <w:color w:val="111111"/>
          <w:kern w:val="0"/>
          <w:sz w:val="59"/>
          <w:szCs w:val="59"/>
        </w:rPr>
      </w:pPr>
      <w:r w:rsidRPr="00B116EB">
        <w:rPr>
          <w:rFonts w:ascii="Playfair Display" w:eastAsia="宋体" w:hAnsi="Playfair Display" w:cs="宋体" w:hint="eastAsia"/>
          <w:b/>
          <w:bCs/>
          <w:color w:val="111111"/>
          <w:kern w:val="0"/>
          <w:sz w:val="59"/>
          <w:szCs w:val="59"/>
        </w:rPr>
        <w:fldChar w:fldCharType="begin"/>
      </w:r>
      <w:r w:rsidRPr="00B116EB">
        <w:rPr>
          <w:rFonts w:ascii="Playfair Display" w:eastAsia="宋体" w:hAnsi="Playfair Display" w:cs="宋体" w:hint="eastAsia"/>
          <w:b/>
          <w:bCs/>
          <w:color w:val="111111"/>
          <w:kern w:val="0"/>
          <w:sz w:val="59"/>
          <w:szCs w:val="59"/>
        </w:rPr>
        <w:instrText xml:space="preserve"> HYPERLINK "http://www.ccks2018.cn" \o "2018</w:instrText>
      </w:r>
      <w:r w:rsidRPr="00B116EB">
        <w:rPr>
          <w:rFonts w:ascii="Playfair Display" w:eastAsia="宋体" w:hAnsi="Playfair Display" w:cs="宋体" w:hint="eastAsia"/>
          <w:b/>
          <w:bCs/>
          <w:color w:val="111111"/>
          <w:kern w:val="0"/>
          <w:sz w:val="59"/>
          <w:szCs w:val="59"/>
        </w:rPr>
        <w:instrText>全国知识图谱与语义计算大会</w:instrText>
      </w:r>
      <w:r w:rsidRPr="00B116EB">
        <w:rPr>
          <w:rFonts w:ascii="Playfair Display" w:eastAsia="宋体" w:hAnsi="Playfair Display" w:cs="宋体" w:hint="eastAsia"/>
          <w:b/>
          <w:bCs/>
          <w:color w:val="111111"/>
          <w:kern w:val="0"/>
          <w:sz w:val="59"/>
          <w:szCs w:val="59"/>
        </w:rPr>
        <w:instrText xml:space="preserve"> </w:instrText>
      </w:r>
      <w:r w:rsidRPr="00B116EB">
        <w:rPr>
          <w:rFonts w:ascii="Playfair Display" w:eastAsia="宋体" w:hAnsi="Playfair Display" w:cs="宋体" w:hint="eastAsia"/>
          <w:b/>
          <w:bCs/>
          <w:color w:val="111111"/>
          <w:kern w:val="0"/>
          <w:sz w:val="59"/>
          <w:szCs w:val="59"/>
        </w:rPr>
        <w:instrText>—</w:instrText>
      </w:r>
      <w:r w:rsidRPr="00B116EB">
        <w:rPr>
          <w:rFonts w:ascii="Playfair Display" w:eastAsia="宋体" w:hAnsi="Playfair Display" w:cs="宋体" w:hint="eastAsia"/>
          <w:b/>
          <w:bCs/>
          <w:color w:val="111111"/>
          <w:kern w:val="0"/>
          <w:sz w:val="59"/>
          <w:szCs w:val="59"/>
        </w:rPr>
        <w:instrText xml:space="preserve"> China Conference on Knowledge Graph and Semantic Computing </w:instrText>
      </w:r>
      <w:r w:rsidRPr="00B116EB">
        <w:rPr>
          <w:rFonts w:ascii="Playfair Display" w:eastAsia="宋体" w:hAnsi="Playfair Display" w:cs="宋体" w:hint="eastAsia"/>
          <w:b/>
          <w:bCs/>
          <w:color w:val="111111"/>
          <w:kern w:val="0"/>
          <w:sz w:val="59"/>
          <w:szCs w:val="59"/>
        </w:rPr>
        <w:instrText>–</w:instrText>
      </w:r>
      <w:r w:rsidRPr="00B116EB">
        <w:rPr>
          <w:rFonts w:ascii="Playfair Display" w:eastAsia="宋体" w:hAnsi="Playfair Display" w:cs="宋体" w:hint="eastAsia"/>
          <w:b/>
          <w:bCs/>
          <w:color w:val="111111"/>
          <w:kern w:val="0"/>
          <w:sz w:val="59"/>
          <w:szCs w:val="59"/>
        </w:rPr>
        <w:instrText xml:space="preserve">  </w:instrText>
      </w:r>
      <w:r w:rsidRPr="00B116EB">
        <w:rPr>
          <w:rFonts w:ascii="Playfair Display" w:eastAsia="宋体" w:hAnsi="Playfair Display" w:cs="宋体" w:hint="eastAsia"/>
          <w:b/>
          <w:bCs/>
          <w:color w:val="111111"/>
          <w:kern w:val="0"/>
          <w:sz w:val="59"/>
          <w:szCs w:val="59"/>
        </w:rPr>
        <w:instrText>天津，</w:instrText>
      </w:r>
      <w:r w:rsidRPr="00B116EB">
        <w:rPr>
          <w:rFonts w:ascii="Playfair Display" w:eastAsia="宋体" w:hAnsi="Playfair Display" w:cs="宋体" w:hint="eastAsia"/>
          <w:b/>
          <w:bCs/>
          <w:color w:val="111111"/>
          <w:kern w:val="0"/>
          <w:sz w:val="59"/>
          <w:szCs w:val="59"/>
        </w:rPr>
        <w:instrText>2018</w:instrText>
      </w:r>
      <w:r w:rsidRPr="00B116EB">
        <w:rPr>
          <w:rFonts w:ascii="Playfair Display" w:eastAsia="宋体" w:hAnsi="Playfair Display" w:cs="宋体" w:hint="eastAsia"/>
          <w:b/>
          <w:bCs/>
          <w:color w:val="111111"/>
          <w:kern w:val="0"/>
          <w:sz w:val="59"/>
          <w:szCs w:val="59"/>
        </w:rPr>
        <w:instrText>年</w:instrText>
      </w:r>
      <w:r w:rsidRPr="00B116EB">
        <w:rPr>
          <w:rFonts w:ascii="Playfair Display" w:eastAsia="宋体" w:hAnsi="Playfair Display" w:cs="宋体" w:hint="eastAsia"/>
          <w:b/>
          <w:bCs/>
          <w:color w:val="111111"/>
          <w:kern w:val="0"/>
          <w:sz w:val="59"/>
          <w:szCs w:val="59"/>
        </w:rPr>
        <w:instrText>8</w:instrText>
      </w:r>
      <w:r w:rsidRPr="00B116EB">
        <w:rPr>
          <w:rFonts w:ascii="Playfair Display" w:eastAsia="宋体" w:hAnsi="Playfair Display" w:cs="宋体" w:hint="eastAsia"/>
          <w:b/>
          <w:bCs/>
          <w:color w:val="111111"/>
          <w:kern w:val="0"/>
          <w:sz w:val="59"/>
          <w:szCs w:val="59"/>
        </w:rPr>
        <w:instrText>月</w:instrText>
      </w:r>
      <w:r w:rsidRPr="00B116EB">
        <w:rPr>
          <w:rFonts w:ascii="Playfair Display" w:eastAsia="宋体" w:hAnsi="Playfair Display" w:cs="宋体" w:hint="eastAsia"/>
          <w:b/>
          <w:bCs/>
          <w:color w:val="111111"/>
          <w:kern w:val="0"/>
          <w:sz w:val="59"/>
          <w:szCs w:val="59"/>
        </w:rPr>
        <w:instrText>14</w:instrText>
      </w:r>
      <w:r w:rsidRPr="00B116EB">
        <w:rPr>
          <w:rFonts w:ascii="Playfair Display" w:eastAsia="宋体" w:hAnsi="Playfair Display" w:cs="宋体" w:hint="eastAsia"/>
          <w:b/>
          <w:bCs/>
          <w:color w:val="111111"/>
          <w:kern w:val="0"/>
          <w:sz w:val="59"/>
          <w:szCs w:val="59"/>
        </w:rPr>
        <w:instrText>日</w:instrText>
      </w:r>
      <w:r w:rsidRPr="00B116EB">
        <w:rPr>
          <w:rFonts w:ascii="Playfair Display" w:eastAsia="宋体" w:hAnsi="Playfair Display" w:cs="宋体" w:hint="eastAsia"/>
          <w:b/>
          <w:bCs/>
          <w:color w:val="111111"/>
          <w:kern w:val="0"/>
          <w:sz w:val="59"/>
          <w:szCs w:val="59"/>
        </w:rPr>
        <w:instrText>-8</w:instrText>
      </w:r>
      <w:r w:rsidRPr="00B116EB">
        <w:rPr>
          <w:rFonts w:ascii="Playfair Display" w:eastAsia="宋体" w:hAnsi="Playfair Display" w:cs="宋体" w:hint="eastAsia"/>
          <w:b/>
          <w:bCs/>
          <w:color w:val="111111"/>
          <w:kern w:val="0"/>
          <w:sz w:val="59"/>
          <w:szCs w:val="59"/>
        </w:rPr>
        <w:instrText>月</w:instrText>
      </w:r>
      <w:r w:rsidRPr="00B116EB">
        <w:rPr>
          <w:rFonts w:ascii="Playfair Display" w:eastAsia="宋体" w:hAnsi="Playfair Display" w:cs="宋体" w:hint="eastAsia"/>
          <w:b/>
          <w:bCs/>
          <w:color w:val="111111"/>
          <w:kern w:val="0"/>
          <w:sz w:val="59"/>
          <w:szCs w:val="59"/>
        </w:rPr>
        <w:instrText>17</w:instrText>
      </w:r>
      <w:r w:rsidRPr="00B116EB">
        <w:rPr>
          <w:rFonts w:ascii="Playfair Display" w:eastAsia="宋体" w:hAnsi="Playfair Display" w:cs="宋体" w:hint="eastAsia"/>
          <w:b/>
          <w:bCs/>
          <w:color w:val="111111"/>
          <w:kern w:val="0"/>
          <w:sz w:val="59"/>
          <w:szCs w:val="59"/>
        </w:rPr>
        <w:instrText>日</w:instrText>
      </w:r>
      <w:r w:rsidRPr="00B116EB">
        <w:rPr>
          <w:rFonts w:ascii="Playfair Display" w:eastAsia="宋体" w:hAnsi="Playfair Display" w:cs="宋体" w:hint="eastAsia"/>
          <w:b/>
          <w:bCs/>
          <w:color w:val="111111"/>
          <w:kern w:val="0"/>
          <w:sz w:val="59"/>
          <w:szCs w:val="59"/>
        </w:rPr>
        <w:instrText xml:space="preserve">" </w:instrText>
      </w:r>
      <w:r w:rsidRPr="00B116EB">
        <w:rPr>
          <w:rFonts w:ascii="Playfair Display" w:eastAsia="宋体" w:hAnsi="Playfair Display" w:cs="宋体" w:hint="eastAsia"/>
          <w:b/>
          <w:bCs/>
          <w:color w:val="111111"/>
          <w:kern w:val="0"/>
          <w:sz w:val="59"/>
          <w:szCs w:val="59"/>
        </w:rPr>
        <w:fldChar w:fldCharType="separate"/>
      </w:r>
      <w:r w:rsidRPr="00B116EB">
        <w:rPr>
          <w:rFonts w:ascii="Playfair Display" w:eastAsia="宋体" w:hAnsi="Playfair Display" w:cs="宋体"/>
          <w:b/>
          <w:bCs/>
          <w:color w:val="111111"/>
          <w:kern w:val="0"/>
          <w:sz w:val="59"/>
          <w:szCs w:val="59"/>
        </w:rPr>
        <w:t>2018</w:t>
      </w:r>
      <w:r w:rsidRPr="00B116EB">
        <w:rPr>
          <w:rFonts w:ascii="Playfair Display" w:eastAsia="宋体" w:hAnsi="Playfair Display" w:cs="宋体"/>
          <w:b/>
          <w:bCs/>
          <w:color w:val="111111"/>
          <w:kern w:val="0"/>
          <w:sz w:val="59"/>
          <w:szCs w:val="59"/>
        </w:rPr>
        <w:t>全国知识图谱与语义计算大会</w:t>
      </w:r>
      <w:r w:rsidRPr="00B116EB">
        <w:rPr>
          <w:rFonts w:ascii="Playfair Display" w:eastAsia="宋体" w:hAnsi="Playfair Display" w:cs="宋体" w:hint="eastAsia"/>
          <w:b/>
          <w:bCs/>
          <w:color w:val="111111"/>
          <w:kern w:val="0"/>
          <w:sz w:val="59"/>
          <w:szCs w:val="59"/>
        </w:rPr>
        <w:fldChar w:fldCharType="end"/>
      </w:r>
      <w:bookmarkEnd w:id="0"/>
      <w:r w:rsidRPr="00B116EB">
        <w:rPr>
          <w:rFonts w:ascii="Playfair Display" w:eastAsia="宋体" w:hAnsi="Playfair Display" w:cs="宋体"/>
          <w:b/>
          <w:bCs/>
          <w:color w:val="111111"/>
          <w:kern w:val="0"/>
          <w:sz w:val="59"/>
          <w:szCs w:val="59"/>
        </w:rPr>
        <w:t xml:space="preserve"> </w:t>
      </w:r>
    </w:p>
    <w:p w:rsidR="00B116EB" w:rsidRPr="00B116EB" w:rsidRDefault="00B116EB" w:rsidP="00B116EB">
      <w:pPr>
        <w:widowControl/>
        <w:spacing w:before="225" w:after="100" w:afterAutospacing="1" w:line="288" w:lineRule="auto"/>
        <w:jc w:val="center"/>
        <w:outlineLvl w:val="3"/>
        <w:rPr>
          <w:rFonts w:ascii="Playfair Display" w:eastAsia="宋体" w:hAnsi="Playfair Display" w:cs="宋体"/>
          <w:b/>
          <w:bCs/>
          <w:i/>
          <w:iCs/>
          <w:color w:val="111111"/>
          <w:kern w:val="0"/>
          <w:sz w:val="29"/>
          <w:szCs w:val="29"/>
        </w:rPr>
      </w:pPr>
      <w:r w:rsidRPr="00B116EB">
        <w:rPr>
          <w:rFonts w:ascii="Playfair Display" w:eastAsia="宋体" w:hAnsi="Playfair Display" w:cs="宋体"/>
          <w:b/>
          <w:bCs/>
          <w:i/>
          <w:iCs/>
          <w:color w:val="111111"/>
          <w:kern w:val="0"/>
          <w:sz w:val="29"/>
          <w:szCs w:val="29"/>
        </w:rPr>
        <w:t xml:space="preserve">China Conference on Knowledge Graph and Semantic Computing – </w:t>
      </w:r>
      <w:r w:rsidRPr="00B116EB">
        <w:rPr>
          <w:rFonts w:ascii="Playfair Display" w:eastAsia="宋体" w:hAnsi="Playfair Display" w:cs="宋体"/>
          <w:b/>
          <w:bCs/>
          <w:i/>
          <w:iCs/>
          <w:color w:val="111111"/>
          <w:kern w:val="0"/>
          <w:sz w:val="29"/>
          <w:szCs w:val="29"/>
        </w:rPr>
        <w:t>天津，</w:t>
      </w:r>
      <w:r w:rsidRPr="00B116EB">
        <w:rPr>
          <w:rFonts w:ascii="Playfair Display" w:eastAsia="宋体" w:hAnsi="Playfair Display" w:cs="宋体"/>
          <w:b/>
          <w:bCs/>
          <w:i/>
          <w:iCs/>
          <w:color w:val="111111"/>
          <w:kern w:val="0"/>
          <w:sz w:val="29"/>
          <w:szCs w:val="29"/>
        </w:rPr>
        <w:t>2018</w:t>
      </w:r>
      <w:r w:rsidRPr="00B116EB">
        <w:rPr>
          <w:rFonts w:ascii="Playfair Display" w:eastAsia="宋体" w:hAnsi="Playfair Display" w:cs="宋体"/>
          <w:b/>
          <w:bCs/>
          <w:i/>
          <w:iCs/>
          <w:color w:val="111111"/>
          <w:kern w:val="0"/>
          <w:sz w:val="29"/>
          <w:szCs w:val="29"/>
        </w:rPr>
        <w:t>年</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14</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17</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 xml:space="preserve"> </w:t>
      </w:r>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5" w:history="1">
        <w:r w:rsidRPr="00B116EB">
          <w:rPr>
            <w:rFonts w:ascii="Playfair Display" w:eastAsia="宋体" w:hAnsi="Playfair Display" w:cs="宋体"/>
            <w:vanish/>
            <w:color w:val="CA2017"/>
            <w:kern w:val="0"/>
            <w:sz w:val="26"/>
            <w:szCs w:val="26"/>
          </w:rPr>
          <w:t>首页</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6" w:history="1">
        <w:r w:rsidRPr="00B116EB">
          <w:rPr>
            <w:rFonts w:ascii="Playfair Display" w:eastAsia="宋体" w:hAnsi="Playfair Display" w:cs="宋体"/>
            <w:vanish/>
            <w:color w:val="CA2017"/>
            <w:kern w:val="0"/>
            <w:sz w:val="26"/>
            <w:szCs w:val="26"/>
          </w:rPr>
          <w:t>组织</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7" w:history="1">
        <w:r w:rsidRPr="00B116EB">
          <w:rPr>
            <w:rFonts w:ascii="Playfair Display" w:eastAsia="宋体" w:hAnsi="Playfair Display" w:cs="宋体"/>
            <w:vanish/>
            <w:color w:val="CA2017"/>
            <w:kern w:val="0"/>
            <w:sz w:val="26"/>
            <w:szCs w:val="26"/>
          </w:rPr>
          <w:t>论文</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8" w:history="1">
        <w:r w:rsidRPr="00B116EB">
          <w:rPr>
            <w:rFonts w:ascii="Playfair Display" w:eastAsia="宋体" w:hAnsi="Playfair Display" w:cs="宋体"/>
            <w:vanish/>
            <w:color w:val="CA2017"/>
            <w:kern w:val="0"/>
            <w:sz w:val="26"/>
            <w:szCs w:val="26"/>
          </w:rPr>
          <w:t>日程</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9" w:history="1">
        <w:r w:rsidRPr="00B116EB">
          <w:rPr>
            <w:rFonts w:ascii="Playfair Display" w:eastAsia="宋体" w:hAnsi="Playfair Display" w:cs="宋体"/>
            <w:vanish/>
            <w:color w:val="CA2017"/>
            <w:kern w:val="0"/>
            <w:sz w:val="26"/>
            <w:szCs w:val="26"/>
          </w:rPr>
          <w:t>注册</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0" w:history="1">
        <w:r w:rsidRPr="00B116EB">
          <w:rPr>
            <w:rFonts w:ascii="Playfair Display" w:eastAsia="宋体" w:hAnsi="Playfair Display" w:cs="宋体"/>
            <w:vanish/>
            <w:color w:val="CA2017"/>
            <w:kern w:val="0"/>
            <w:sz w:val="26"/>
            <w:szCs w:val="26"/>
          </w:rPr>
          <w:t>地点交通</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1" w:history="1">
        <w:r w:rsidRPr="00B116EB">
          <w:rPr>
            <w:rFonts w:ascii="Playfair Display" w:eastAsia="宋体" w:hAnsi="Playfair Display" w:cs="宋体"/>
            <w:vanish/>
            <w:color w:val="CA2017"/>
            <w:kern w:val="0"/>
            <w:sz w:val="26"/>
            <w:szCs w:val="26"/>
          </w:rPr>
          <w:t>特邀报告</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2" w:history="1">
        <w:r w:rsidRPr="00B116EB">
          <w:rPr>
            <w:rFonts w:ascii="Playfair Display" w:eastAsia="宋体" w:hAnsi="Playfair Display" w:cs="宋体"/>
            <w:vanish/>
            <w:color w:val="CA2017"/>
            <w:kern w:val="0"/>
            <w:sz w:val="26"/>
            <w:szCs w:val="26"/>
          </w:rPr>
          <w:t>前沿技术讲习班</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3" w:history="1">
        <w:r w:rsidRPr="00B116EB">
          <w:rPr>
            <w:rFonts w:ascii="Playfair Display" w:eastAsia="宋体" w:hAnsi="Playfair Display" w:cs="宋体"/>
            <w:vanish/>
            <w:color w:val="CA2017"/>
            <w:kern w:val="0"/>
            <w:sz w:val="26"/>
            <w:szCs w:val="26"/>
          </w:rPr>
          <w:t>评测</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4" w:history="1">
        <w:r w:rsidRPr="00B116EB">
          <w:rPr>
            <w:rFonts w:ascii="Playfair Display" w:eastAsia="宋体" w:hAnsi="Playfair Display" w:cs="宋体"/>
            <w:vanish/>
            <w:color w:val="CA2017"/>
            <w:kern w:val="0"/>
            <w:sz w:val="26"/>
            <w:szCs w:val="26"/>
          </w:rPr>
          <w:t>工业界论坛</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5" w:history="1">
        <w:r w:rsidRPr="00B116EB">
          <w:rPr>
            <w:rFonts w:ascii="Playfair Display" w:eastAsia="宋体" w:hAnsi="Playfair Display" w:cs="宋体"/>
            <w:vanish/>
            <w:color w:val="CA2017"/>
            <w:kern w:val="0"/>
            <w:sz w:val="26"/>
            <w:szCs w:val="26"/>
          </w:rPr>
          <w:t>赞助</w:t>
        </w:r>
      </w:hyperlink>
    </w:p>
    <w:p w:rsidR="00B116EB" w:rsidRPr="00B116EB" w:rsidRDefault="00B116EB" w:rsidP="00B116EB">
      <w:pPr>
        <w:widowControl/>
        <w:numPr>
          <w:ilvl w:val="0"/>
          <w:numId w:val="1"/>
        </w:numPr>
        <w:spacing w:before="100" w:beforeAutospacing="1" w:after="100" w:afterAutospacing="1"/>
        <w:jc w:val="left"/>
        <w:rPr>
          <w:rFonts w:ascii="Playfair Display" w:eastAsia="宋体" w:hAnsi="Playfair Display" w:cs="宋体"/>
          <w:vanish/>
          <w:color w:val="111111"/>
          <w:kern w:val="0"/>
          <w:sz w:val="26"/>
          <w:szCs w:val="26"/>
        </w:rPr>
      </w:pPr>
      <w:hyperlink r:id="rId16" w:tgtFrame="_blank" w:history="1">
        <w:r w:rsidRPr="00B116EB">
          <w:rPr>
            <w:rFonts w:ascii="Playfair Display" w:eastAsia="宋体" w:hAnsi="Playfair Display" w:cs="宋体"/>
            <w:vanish/>
            <w:color w:val="CA2017"/>
            <w:kern w:val="0"/>
            <w:sz w:val="26"/>
            <w:szCs w:val="26"/>
          </w:rPr>
          <w:t>ENGLISH</w:t>
        </w:r>
      </w:hyperlink>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p w:rsidR="00B116EB" w:rsidRPr="00B116EB" w:rsidRDefault="00B116EB" w:rsidP="00B116EB">
      <w:pPr>
        <w:widowControl/>
        <w:jc w:val="left"/>
        <w:rPr>
          <w:rFonts w:ascii="Playfair Display" w:eastAsia="宋体" w:hAnsi="Playfair Display" w:cs="宋体"/>
          <w:color w:val="111111"/>
          <w:kern w:val="0"/>
          <w:sz w:val="26"/>
          <w:szCs w:val="26"/>
        </w:rPr>
      </w:pPr>
    </w:p>
    <w:p w:rsidR="00B116EB" w:rsidRPr="00B116EB" w:rsidRDefault="00B116EB" w:rsidP="00B116EB">
      <w:pPr>
        <w:widowControl/>
        <w:shd w:val="clear" w:color="auto" w:fill="FFFFFF"/>
        <w:spacing w:before="100" w:beforeAutospacing="1" w:after="100" w:afterAutospacing="1" w:line="312" w:lineRule="auto"/>
        <w:jc w:val="left"/>
        <w:outlineLvl w:val="0"/>
        <w:rPr>
          <w:rFonts w:ascii="Playfair Display" w:eastAsia="宋体" w:hAnsi="Playfair Display" w:cs="宋体"/>
          <w:b/>
          <w:bCs/>
          <w:color w:val="111111"/>
          <w:kern w:val="36"/>
          <w:sz w:val="68"/>
          <w:szCs w:val="68"/>
        </w:rPr>
      </w:pPr>
      <w:hyperlink r:id="rId17" w:tooltip="首页" w:history="1">
        <w:r w:rsidRPr="00B116EB">
          <w:rPr>
            <w:rFonts w:ascii="Playfair Display" w:eastAsia="宋体" w:hAnsi="Playfair Display" w:cs="宋体"/>
            <w:b/>
            <w:bCs/>
            <w:color w:val="111111"/>
            <w:kern w:val="36"/>
            <w:sz w:val="68"/>
            <w:szCs w:val="68"/>
          </w:rPr>
          <w:t>首页</w:t>
        </w:r>
      </w:hyperlink>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会议简介：</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全国知识图谱与语义计算大会（</w:t>
      </w:r>
      <w:r w:rsidRPr="00B116EB">
        <w:rPr>
          <w:rFonts w:ascii="Georgia" w:eastAsia="宋体" w:hAnsi="Georgia" w:cs="宋体"/>
          <w:color w:val="111111"/>
          <w:kern w:val="0"/>
          <w:sz w:val="27"/>
          <w:szCs w:val="27"/>
        </w:rPr>
        <w:t>CCKS: China Conference on Knowledge Graph and Semantic Computing</w:t>
      </w:r>
      <w:r w:rsidRPr="00B116EB">
        <w:rPr>
          <w:rFonts w:ascii="Georgia" w:eastAsia="宋体" w:hAnsi="Georgia" w:cs="宋体"/>
          <w:color w:val="111111"/>
          <w:kern w:val="0"/>
          <w:sz w:val="27"/>
          <w:szCs w:val="27"/>
        </w:rPr>
        <w:t>）由中国中文信息学</w:t>
      </w:r>
      <w:proofErr w:type="gramStart"/>
      <w:r w:rsidRPr="00B116EB">
        <w:rPr>
          <w:rFonts w:ascii="Georgia" w:eastAsia="宋体" w:hAnsi="Georgia" w:cs="宋体"/>
          <w:color w:val="111111"/>
          <w:kern w:val="0"/>
          <w:sz w:val="27"/>
          <w:szCs w:val="27"/>
        </w:rPr>
        <w:t>会语言</w:t>
      </w:r>
      <w:proofErr w:type="gramEnd"/>
      <w:r w:rsidRPr="00B116EB">
        <w:rPr>
          <w:rFonts w:ascii="Georgia" w:eastAsia="宋体" w:hAnsi="Georgia" w:cs="宋体"/>
          <w:color w:val="111111"/>
          <w:kern w:val="0"/>
          <w:sz w:val="27"/>
          <w:szCs w:val="27"/>
        </w:rPr>
        <w:t>与知识计算专委会定期举办的全国年度学术会议。</w:t>
      </w:r>
      <w:r w:rsidRPr="00B116EB">
        <w:rPr>
          <w:rFonts w:ascii="Georgia" w:eastAsia="宋体" w:hAnsi="Georgia" w:cs="宋体"/>
          <w:color w:val="111111"/>
          <w:kern w:val="0"/>
          <w:sz w:val="27"/>
          <w:szCs w:val="27"/>
        </w:rPr>
        <w:t>CCKS</w:t>
      </w:r>
      <w:r w:rsidRPr="00B116EB">
        <w:rPr>
          <w:rFonts w:ascii="Georgia" w:eastAsia="宋体" w:hAnsi="Georgia" w:cs="宋体"/>
          <w:color w:val="111111"/>
          <w:kern w:val="0"/>
          <w:sz w:val="27"/>
          <w:szCs w:val="27"/>
        </w:rPr>
        <w:t>源于国内两个主要的相关会议：中文知识图谱研讨会</w:t>
      </w:r>
      <w:r w:rsidRPr="00B116EB">
        <w:rPr>
          <w:rFonts w:ascii="Georgia" w:eastAsia="宋体" w:hAnsi="Georgia" w:cs="宋体"/>
          <w:color w:val="111111"/>
          <w:kern w:val="0"/>
          <w:sz w:val="27"/>
          <w:szCs w:val="27"/>
        </w:rPr>
        <w:t>the Chinese Knowledge Graph Symposium (CKGS)</w:t>
      </w:r>
      <w:r w:rsidRPr="00B116EB">
        <w:rPr>
          <w:rFonts w:ascii="Georgia" w:eastAsia="宋体" w:hAnsi="Georgia" w:cs="宋体"/>
          <w:color w:val="111111"/>
          <w:kern w:val="0"/>
          <w:sz w:val="27"/>
          <w:szCs w:val="27"/>
        </w:rPr>
        <w:t>和中国语义互联网与</w:t>
      </w:r>
      <w:r w:rsidRPr="00B116EB">
        <w:rPr>
          <w:rFonts w:ascii="Georgia" w:eastAsia="宋体" w:hAnsi="Georgia" w:cs="宋体"/>
          <w:color w:val="111111"/>
          <w:kern w:val="0"/>
          <w:sz w:val="27"/>
          <w:szCs w:val="27"/>
        </w:rPr>
        <w:t>Web</w:t>
      </w:r>
      <w:r w:rsidRPr="00B116EB">
        <w:rPr>
          <w:rFonts w:ascii="Georgia" w:eastAsia="宋体" w:hAnsi="Georgia" w:cs="宋体"/>
          <w:color w:val="111111"/>
          <w:kern w:val="0"/>
          <w:sz w:val="27"/>
          <w:szCs w:val="27"/>
        </w:rPr>
        <w:t>科学大会</w:t>
      </w:r>
      <w:r w:rsidRPr="00B116EB">
        <w:rPr>
          <w:rFonts w:ascii="Georgia" w:eastAsia="宋体" w:hAnsi="Georgia" w:cs="宋体"/>
          <w:color w:val="111111"/>
          <w:kern w:val="0"/>
          <w:sz w:val="27"/>
          <w:szCs w:val="27"/>
        </w:rPr>
        <w:t>Chinese Semantic Web and Web Science Conference (CSWS)</w:t>
      </w:r>
      <w:r w:rsidRPr="00B116EB">
        <w:rPr>
          <w:rFonts w:ascii="Georgia" w:eastAsia="宋体" w:hAnsi="Georgia" w:cs="宋体"/>
          <w:color w:val="111111"/>
          <w:kern w:val="0"/>
          <w:sz w:val="27"/>
          <w:szCs w:val="27"/>
        </w:rPr>
        <w:t>。</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首届中文知识图谱研讨会于</w:t>
      </w:r>
      <w:r w:rsidRPr="00B116EB">
        <w:rPr>
          <w:rFonts w:ascii="Georgia" w:eastAsia="宋体" w:hAnsi="Georgia" w:cs="宋体"/>
          <w:color w:val="111111"/>
          <w:kern w:val="0"/>
          <w:sz w:val="27"/>
          <w:szCs w:val="27"/>
        </w:rPr>
        <w:t>2013</w:t>
      </w:r>
      <w:r w:rsidRPr="00B116EB">
        <w:rPr>
          <w:rFonts w:ascii="Georgia" w:eastAsia="宋体" w:hAnsi="Georgia" w:cs="宋体"/>
          <w:color w:val="111111"/>
          <w:kern w:val="0"/>
          <w:sz w:val="27"/>
          <w:szCs w:val="27"/>
        </w:rPr>
        <w:t>年在苏州举行，随后分别在武汉、宜昌成功举办第二次和第三次研讨会。</w:t>
      </w:r>
      <w:r w:rsidRPr="00B116EB">
        <w:rPr>
          <w:rFonts w:ascii="Georgia" w:eastAsia="宋体" w:hAnsi="Georgia" w:cs="宋体"/>
          <w:color w:val="111111"/>
          <w:kern w:val="0"/>
          <w:sz w:val="27"/>
          <w:szCs w:val="27"/>
        </w:rPr>
        <w:t>CSWS</w:t>
      </w:r>
      <w:r w:rsidRPr="00B116EB">
        <w:rPr>
          <w:rFonts w:ascii="Georgia" w:eastAsia="宋体" w:hAnsi="Georgia" w:cs="宋体"/>
          <w:color w:val="111111"/>
          <w:kern w:val="0"/>
          <w:sz w:val="27"/>
          <w:szCs w:val="27"/>
        </w:rPr>
        <w:t>首次会议于</w:t>
      </w:r>
      <w:r w:rsidRPr="00B116EB">
        <w:rPr>
          <w:rFonts w:ascii="Georgia" w:eastAsia="宋体" w:hAnsi="Georgia" w:cs="宋体"/>
          <w:color w:val="111111"/>
          <w:kern w:val="0"/>
          <w:sz w:val="27"/>
          <w:szCs w:val="27"/>
        </w:rPr>
        <w:t>2006</w:t>
      </w:r>
      <w:r w:rsidRPr="00B116EB">
        <w:rPr>
          <w:rFonts w:ascii="Georgia" w:eastAsia="宋体" w:hAnsi="Georgia" w:cs="宋体"/>
          <w:color w:val="111111"/>
          <w:kern w:val="0"/>
          <w:sz w:val="27"/>
          <w:szCs w:val="27"/>
        </w:rPr>
        <w:t>年在北</w:t>
      </w:r>
      <w:r w:rsidRPr="00B116EB">
        <w:rPr>
          <w:rFonts w:ascii="Georgia" w:eastAsia="宋体" w:hAnsi="Georgia" w:cs="宋体"/>
          <w:color w:val="111111"/>
          <w:kern w:val="0"/>
          <w:sz w:val="27"/>
          <w:szCs w:val="27"/>
        </w:rPr>
        <w:lastRenderedPageBreak/>
        <w:t>京举办，随后的近十年里，逐渐成为国内语义技术领域的主要会议。新的知识图谱与语义计算大会将致力于成为国内知识图谱、语义技术、链接数据等领域的核心会议，并聚集了知识表示、自然语言理解、智能问答、知识抽取、链接数据、图数据库、图挖掘、自动推理等相关技术领域的重要学者和研究人员。</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本次会议的主题是：</w:t>
      </w:r>
      <w:r w:rsidRPr="00B116EB">
        <w:rPr>
          <w:rFonts w:ascii="Georgia" w:eastAsia="宋体" w:hAnsi="Georgia" w:cs="宋体"/>
          <w:b/>
          <w:bCs/>
          <w:color w:val="111111"/>
          <w:kern w:val="0"/>
          <w:sz w:val="27"/>
          <w:szCs w:val="27"/>
        </w:rPr>
        <w:t>知识计算与语言理解</w:t>
      </w:r>
      <w:r w:rsidRPr="00B116EB">
        <w:rPr>
          <w:rFonts w:ascii="Georgia" w:eastAsia="宋体" w:hAnsi="Georgia" w:cs="宋体"/>
          <w:b/>
          <w:bCs/>
          <w:color w:val="111111"/>
          <w:kern w:val="0"/>
          <w:sz w:val="27"/>
          <w:szCs w:val="27"/>
        </w:rPr>
        <w:t> </w:t>
      </w:r>
      <w:r w:rsidRPr="00B116EB">
        <w:rPr>
          <w:rFonts w:ascii="Georgia" w:eastAsia="宋体" w:hAnsi="Georgia" w:cs="宋体"/>
          <w:color w:val="111111"/>
          <w:kern w:val="0"/>
          <w:sz w:val="27"/>
          <w:szCs w:val="27"/>
        </w:rPr>
        <w:t>。</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往届会议：</w:t>
      </w:r>
    </w:p>
    <w:p w:rsidR="00B116EB" w:rsidRPr="00B116EB" w:rsidRDefault="00B116EB" w:rsidP="00B116EB">
      <w:pPr>
        <w:widowControl/>
        <w:numPr>
          <w:ilvl w:val="0"/>
          <w:numId w:val="4"/>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8" w:history="1">
        <w:r w:rsidRPr="00B116EB">
          <w:rPr>
            <w:rFonts w:ascii="Georgia" w:eastAsia="宋体" w:hAnsi="Georgia" w:cs="宋体"/>
            <w:color w:val="CA2017"/>
            <w:kern w:val="0"/>
            <w:sz w:val="27"/>
            <w:szCs w:val="27"/>
          </w:rPr>
          <w:t>2017</w:t>
        </w:r>
        <w:r w:rsidRPr="00B116EB">
          <w:rPr>
            <w:rFonts w:ascii="Georgia" w:eastAsia="宋体" w:hAnsi="Georgia" w:cs="宋体"/>
            <w:color w:val="CA2017"/>
            <w:kern w:val="0"/>
            <w:sz w:val="27"/>
            <w:szCs w:val="27"/>
          </w:rPr>
          <w:t>全国知识图谱与语义计算大会</w:t>
        </w:r>
      </w:hyperlink>
      <w:r w:rsidRPr="00B116EB">
        <w:rPr>
          <w:rFonts w:ascii="Georgia" w:eastAsia="宋体" w:hAnsi="Georgia" w:cs="宋体"/>
          <w:color w:val="111111"/>
          <w:kern w:val="0"/>
          <w:sz w:val="27"/>
          <w:szCs w:val="27"/>
        </w:rPr>
        <w:t>(CCKS 2017)</w:t>
      </w:r>
      <w:r w:rsidRPr="00B116EB">
        <w:rPr>
          <w:rFonts w:ascii="Georgia" w:eastAsia="宋体" w:hAnsi="Georgia" w:cs="宋体"/>
          <w:color w:val="111111"/>
          <w:kern w:val="0"/>
          <w:sz w:val="27"/>
          <w:szCs w:val="27"/>
        </w:rPr>
        <w:t>：成都</w:t>
      </w:r>
      <w:r w:rsidRPr="00B116EB">
        <w:rPr>
          <w:rFonts w:ascii="Georgia" w:eastAsia="宋体" w:hAnsi="Georgia" w:cs="宋体"/>
          <w:color w:val="111111"/>
          <w:kern w:val="0"/>
          <w:sz w:val="27"/>
          <w:szCs w:val="27"/>
        </w:rPr>
        <w:t>, 2017</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26-29</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4"/>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9" w:history="1">
        <w:r w:rsidRPr="00B116EB">
          <w:rPr>
            <w:rFonts w:ascii="Georgia" w:eastAsia="宋体" w:hAnsi="Georgia" w:cs="宋体"/>
            <w:color w:val="CA2017"/>
            <w:kern w:val="0"/>
            <w:sz w:val="27"/>
            <w:szCs w:val="27"/>
          </w:rPr>
          <w:t>2016</w:t>
        </w:r>
        <w:r w:rsidRPr="00B116EB">
          <w:rPr>
            <w:rFonts w:ascii="Georgia" w:eastAsia="宋体" w:hAnsi="Georgia" w:cs="宋体"/>
            <w:color w:val="CA2017"/>
            <w:kern w:val="0"/>
            <w:sz w:val="27"/>
            <w:szCs w:val="27"/>
          </w:rPr>
          <w:t>全国知识图谱与语义计算大会</w:t>
        </w:r>
      </w:hyperlink>
      <w:r w:rsidRPr="00B116EB">
        <w:rPr>
          <w:rFonts w:ascii="Georgia" w:eastAsia="宋体" w:hAnsi="Georgia" w:cs="宋体"/>
          <w:color w:val="111111"/>
          <w:kern w:val="0"/>
          <w:sz w:val="27"/>
          <w:szCs w:val="27"/>
        </w:rPr>
        <w:t>(CCKS 2016)</w:t>
      </w:r>
      <w:r w:rsidRPr="00B116EB">
        <w:rPr>
          <w:rFonts w:ascii="Georgia" w:eastAsia="宋体" w:hAnsi="Georgia" w:cs="宋体"/>
          <w:color w:val="111111"/>
          <w:kern w:val="0"/>
          <w:sz w:val="27"/>
          <w:szCs w:val="27"/>
        </w:rPr>
        <w:t>：北京</w:t>
      </w:r>
      <w:r w:rsidRPr="00B116EB">
        <w:rPr>
          <w:rFonts w:ascii="Georgia" w:eastAsia="宋体" w:hAnsi="Georgia" w:cs="宋体"/>
          <w:color w:val="111111"/>
          <w:kern w:val="0"/>
          <w:sz w:val="27"/>
          <w:szCs w:val="27"/>
        </w:rPr>
        <w:t>, 2016</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9</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19-22</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4"/>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20" w:history="1">
        <w:r w:rsidRPr="00B116EB">
          <w:rPr>
            <w:rFonts w:ascii="Georgia" w:eastAsia="宋体" w:hAnsi="Georgia" w:cs="宋体"/>
            <w:color w:val="CA2017"/>
            <w:kern w:val="0"/>
            <w:sz w:val="27"/>
            <w:szCs w:val="27"/>
          </w:rPr>
          <w:t>第三届全国中文知识图谱研讨会</w:t>
        </w:r>
      </w:hyperlink>
      <w:r w:rsidRPr="00B116EB">
        <w:rPr>
          <w:rFonts w:ascii="Georgia" w:eastAsia="宋体" w:hAnsi="Georgia" w:cs="宋体"/>
          <w:color w:val="111111"/>
          <w:kern w:val="0"/>
          <w:sz w:val="27"/>
          <w:szCs w:val="27"/>
        </w:rPr>
        <w:t>(KG 2015)</w:t>
      </w:r>
      <w:r w:rsidRPr="00B116EB">
        <w:rPr>
          <w:rFonts w:ascii="Georgia" w:eastAsia="宋体" w:hAnsi="Georgia" w:cs="宋体"/>
          <w:color w:val="111111"/>
          <w:kern w:val="0"/>
          <w:sz w:val="27"/>
          <w:szCs w:val="27"/>
        </w:rPr>
        <w:t>：宜昌</w:t>
      </w:r>
      <w:r w:rsidRPr="00B116EB">
        <w:rPr>
          <w:rFonts w:ascii="Georgia" w:eastAsia="宋体" w:hAnsi="Georgia" w:cs="宋体"/>
          <w:color w:val="111111"/>
          <w:kern w:val="0"/>
          <w:sz w:val="27"/>
          <w:szCs w:val="27"/>
        </w:rPr>
        <w:t>, 2015</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11</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9</w:t>
      </w:r>
      <w:r w:rsidRPr="00B116EB">
        <w:rPr>
          <w:rFonts w:ascii="Georgia" w:eastAsia="宋体" w:hAnsi="Georgia" w:cs="宋体"/>
          <w:color w:val="111111"/>
          <w:kern w:val="0"/>
          <w:sz w:val="27"/>
          <w:szCs w:val="27"/>
        </w:rPr>
        <w:t>日</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4"/>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21" w:history="1">
        <w:r w:rsidRPr="00B116EB">
          <w:rPr>
            <w:rFonts w:ascii="Georgia" w:eastAsia="宋体" w:hAnsi="Georgia" w:cs="宋体"/>
            <w:color w:val="CA2017"/>
            <w:kern w:val="0"/>
            <w:sz w:val="27"/>
            <w:szCs w:val="27"/>
          </w:rPr>
          <w:t>第二届全国中文知识图谱研讨会</w:t>
        </w:r>
      </w:hyperlink>
      <w:r w:rsidRPr="00B116EB">
        <w:rPr>
          <w:rFonts w:ascii="Georgia" w:eastAsia="宋体" w:hAnsi="Georgia" w:cs="宋体"/>
          <w:color w:val="111111"/>
          <w:kern w:val="0"/>
          <w:sz w:val="27"/>
          <w:szCs w:val="27"/>
        </w:rPr>
        <w:t>(KG 2014)</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 xml:space="preserve"> </w:t>
      </w:r>
      <w:r w:rsidRPr="00B116EB">
        <w:rPr>
          <w:rFonts w:ascii="Georgia" w:eastAsia="宋体" w:hAnsi="Georgia" w:cs="宋体"/>
          <w:color w:val="111111"/>
          <w:kern w:val="0"/>
          <w:sz w:val="27"/>
          <w:szCs w:val="27"/>
        </w:rPr>
        <w:t>武汉</w:t>
      </w:r>
      <w:r w:rsidRPr="00B116EB">
        <w:rPr>
          <w:rFonts w:ascii="Georgia" w:eastAsia="宋体" w:hAnsi="Georgia" w:cs="宋体"/>
          <w:color w:val="111111"/>
          <w:kern w:val="0"/>
          <w:sz w:val="27"/>
          <w:szCs w:val="27"/>
        </w:rPr>
        <w:t>, 2014</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17</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4"/>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22" w:history="1">
        <w:r w:rsidRPr="00B116EB">
          <w:rPr>
            <w:rFonts w:ascii="Georgia" w:eastAsia="宋体" w:hAnsi="Georgia" w:cs="宋体"/>
            <w:color w:val="CA2017"/>
            <w:kern w:val="0"/>
            <w:sz w:val="27"/>
            <w:szCs w:val="27"/>
          </w:rPr>
          <w:t>第一届全国中文知识图谱研讨会</w:t>
        </w:r>
      </w:hyperlink>
      <w:r w:rsidRPr="00B116EB">
        <w:rPr>
          <w:rFonts w:ascii="Georgia" w:eastAsia="宋体" w:hAnsi="Georgia" w:cs="宋体"/>
          <w:color w:val="111111"/>
          <w:kern w:val="0"/>
          <w:sz w:val="27"/>
          <w:szCs w:val="27"/>
        </w:rPr>
        <w:t>(KG 2013)</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 </w:t>
      </w:r>
      <w:r w:rsidRPr="00B116EB">
        <w:rPr>
          <w:rFonts w:ascii="Georgia" w:eastAsia="宋体" w:hAnsi="Georgia" w:cs="宋体"/>
          <w:color w:val="111111"/>
          <w:kern w:val="0"/>
          <w:sz w:val="27"/>
          <w:szCs w:val="27"/>
        </w:rPr>
        <w:t>苏州</w:t>
      </w:r>
      <w:r w:rsidRPr="00B116EB">
        <w:rPr>
          <w:rFonts w:ascii="Georgia" w:eastAsia="宋体" w:hAnsi="Georgia" w:cs="宋体"/>
          <w:color w:val="111111"/>
          <w:kern w:val="0"/>
          <w:sz w:val="27"/>
          <w:szCs w:val="27"/>
        </w:rPr>
        <w:t>, 2013</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12</w:t>
      </w:r>
      <w:r w:rsidRPr="00B116EB">
        <w:rPr>
          <w:rFonts w:ascii="Georgia" w:eastAsia="宋体" w:hAnsi="Georgia" w:cs="宋体"/>
          <w:color w:val="111111"/>
          <w:kern w:val="0"/>
          <w:sz w:val="27"/>
          <w:szCs w:val="27"/>
        </w:rPr>
        <w:t>日</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主办单位</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noProof/>
          <w:color w:val="111111"/>
          <w:kern w:val="0"/>
          <w:sz w:val="27"/>
          <w:szCs w:val="27"/>
        </w:rPr>
        <w:lastRenderedPageBreak/>
        <w:drawing>
          <wp:inline distT="0" distB="0" distL="0" distR="0">
            <wp:extent cx="1524000" cy="1514475"/>
            <wp:effectExtent l="0" t="0" r="0" b="9525"/>
            <wp:docPr id="20" name="图片 20" descr="0zhongwenxinxixueh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zhongwenxinxixuehu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151447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中国中文信息学</w:t>
      </w:r>
      <w:proofErr w:type="gramStart"/>
      <w:r w:rsidRPr="00B116EB">
        <w:rPr>
          <w:rFonts w:ascii="Georgia" w:eastAsia="宋体" w:hAnsi="Georgia" w:cs="宋体"/>
          <w:color w:val="111111"/>
          <w:kern w:val="0"/>
          <w:sz w:val="27"/>
          <w:szCs w:val="27"/>
        </w:rPr>
        <w:t>会语言</w:t>
      </w:r>
      <w:proofErr w:type="gramEnd"/>
      <w:r w:rsidRPr="00B116EB">
        <w:rPr>
          <w:rFonts w:ascii="Georgia" w:eastAsia="宋体" w:hAnsi="Georgia" w:cs="宋体"/>
          <w:color w:val="111111"/>
          <w:kern w:val="0"/>
          <w:sz w:val="27"/>
          <w:szCs w:val="27"/>
        </w:rPr>
        <w:t>与知识计算专业委员会</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承办单位</w:t>
      </w:r>
      <w:r w:rsidRPr="00B116EB">
        <w:rPr>
          <w:rFonts w:ascii="Playfair Display" w:eastAsia="宋体" w:hAnsi="Playfair Display" w:cs="宋体"/>
          <w:b/>
          <w:bCs/>
          <w:color w:val="111111"/>
          <w:kern w:val="0"/>
          <w:sz w:val="47"/>
          <w:szCs w:val="47"/>
        </w:rPr>
        <w:br/>
      </w:r>
      <w:r w:rsidRPr="00B116EB">
        <w:rPr>
          <w:rFonts w:ascii="Playfair Display" w:eastAsia="宋体" w:hAnsi="Playfair Display" w:cs="宋体" w:hint="eastAsia"/>
          <w:b/>
          <w:bCs/>
          <w:noProof/>
          <w:color w:val="111111"/>
          <w:kern w:val="0"/>
          <w:sz w:val="47"/>
          <w:szCs w:val="47"/>
        </w:rPr>
        <w:drawing>
          <wp:inline distT="0" distB="0" distL="0" distR="0">
            <wp:extent cx="1428750" cy="1428750"/>
            <wp:effectExtent l="0" t="0" r="0" b="0"/>
            <wp:docPr id="19" name="图片 19" descr="0nankaidax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nankaidax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 xml:space="preserve">  </w:t>
      </w:r>
      <w:r w:rsidRPr="00B116EB">
        <w:rPr>
          <w:rFonts w:ascii="Georgia" w:eastAsia="宋体" w:hAnsi="Georgia" w:cs="宋体"/>
          <w:color w:val="111111"/>
          <w:kern w:val="0"/>
          <w:sz w:val="27"/>
          <w:szCs w:val="27"/>
        </w:rPr>
        <w:t>南开大学</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111111"/>
          <w:kern w:val="0"/>
          <w:sz w:val="27"/>
          <w:szCs w:val="27"/>
        </w:rPr>
        <w:drawing>
          <wp:inline distT="0" distB="0" distL="0" distR="0">
            <wp:extent cx="1428750" cy="1428750"/>
            <wp:effectExtent l="0" t="0" r="0" b="0"/>
            <wp:docPr id="18" name="图片 18" descr="0ti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tian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天津大学</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白金赞助商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lastRenderedPageBreak/>
        <w:drawing>
          <wp:inline distT="0" distB="0" distL="0" distR="0">
            <wp:extent cx="2857500" cy="552450"/>
            <wp:effectExtent l="0" t="0" r="0" b="0"/>
            <wp:docPr id="17" name="图片 17" descr="1sibichiNe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sibichiNew">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5524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思必驰信息</w:t>
      </w:r>
      <w:proofErr w:type="gramEnd"/>
      <w:r w:rsidRPr="00B116EB">
        <w:rPr>
          <w:rFonts w:ascii="Georgia" w:eastAsia="宋体" w:hAnsi="Georgia" w:cs="宋体"/>
          <w:color w:val="111111"/>
          <w:kern w:val="0"/>
          <w:sz w:val="27"/>
          <w:szCs w:val="27"/>
        </w:rPr>
        <w:t>科技有限公司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857250"/>
            <wp:effectExtent l="0" t="0" r="0" b="0"/>
            <wp:docPr id="16" name="图片 16" descr="1yuandiangengxi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yuandiangengxin">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北京华</w:t>
      </w:r>
      <w:proofErr w:type="gramStart"/>
      <w:r w:rsidRPr="00B116EB">
        <w:rPr>
          <w:rFonts w:ascii="Georgia" w:eastAsia="宋体" w:hAnsi="Georgia" w:cs="宋体"/>
          <w:color w:val="111111"/>
          <w:kern w:val="0"/>
          <w:sz w:val="27"/>
          <w:szCs w:val="27"/>
        </w:rPr>
        <w:t>宇元典信息</w:t>
      </w:r>
      <w:proofErr w:type="gramEnd"/>
      <w:r w:rsidRPr="00B116EB">
        <w:rPr>
          <w:rFonts w:ascii="Georgia" w:eastAsia="宋体" w:hAnsi="Georgia" w:cs="宋体"/>
          <w:color w:val="111111"/>
          <w:kern w:val="0"/>
          <w:sz w:val="27"/>
          <w:szCs w:val="27"/>
        </w:rPr>
        <w:t>服务有限公司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542925"/>
            <wp:effectExtent l="0" t="0" r="0" b="9525"/>
            <wp:docPr id="15" name="图片 15" descr="1meituandianpingNew">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meituandianpingNew">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5429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美团点评</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42900"/>
            <wp:effectExtent l="0" t="0" r="0" b="0"/>
            <wp:docPr id="14" name="图片 14" descr="1weizhongnewnew">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weizhongnewnew">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7500" cy="3429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微众银行</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81000"/>
            <wp:effectExtent l="0" t="0" r="0" b="0"/>
            <wp:docPr id="13" name="图片 13" descr="alibaba">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ibaba">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3810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阿里巴巴集团</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81000"/>
            <wp:effectExtent l="0" t="0" r="0" b="0"/>
            <wp:docPr id="12" name="图片 12" descr="1gtcom">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gtcom">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3810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中译语通</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lastRenderedPageBreak/>
        <w:t>金牌赞助商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11" name="图片 11" descr="2yunzhisshengNew">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yunzhisshengNew">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北京云知声信息科技有限公司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111111"/>
          <w:kern w:val="0"/>
          <w:sz w:val="27"/>
          <w:szCs w:val="27"/>
        </w:rPr>
        <w:drawing>
          <wp:inline distT="0" distB="0" distL="0" distR="0">
            <wp:extent cx="3105150" cy="809625"/>
            <wp:effectExtent l="0" t="0" r="0" b="9525"/>
            <wp:docPr id="10" name="图片 10" descr="平安科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平安科技"/>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8096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平安医疗科技</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9" name="图片 9" descr="2yunzhisshengNew">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yunzhisshengNew">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海知智能</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8" name="图片 8" descr="2shuku">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shuku">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数库科技</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CA2017"/>
          <w:kern w:val="0"/>
          <w:sz w:val="27"/>
          <w:szCs w:val="27"/>
        </w:rPr>
        <w:lastRenderedPageBreak/>
        <w:drawing>
          <wp:inline distT="0" distB="0" distL="0" distR="0">
            <wp:extent cx="2905125" cy="542925"/>
            <wp:effectExtent l="0" t="0" r="9525" b="9525"/>
            <wp:docPr id="7" name="图片 7" descr="雅乐">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雅乐">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5125" cy="5429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北京雅乐美森科技有限公司</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银牌赞助商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6" name="图片 6" descr="2haiyizhi">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haiyizhi">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海乂知科技</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5" name="图片 5" descr="2xinheyanjiuyua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xinheyanjiuyuan">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信和研究院</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1619250" cy="1619250"/>
            <wp:effectExtent l="0" t="0" r="0" b="0"/>
            <wp:docPr id="4" name="图片 4" descr="2xiaomi">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xiaomi">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小米</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lastRenderedPageBreak/>
        <w:drawing>
          <wp:inline distT="0" distB="0" distL="0" distR="0">
            <wp:extent cx="2809875" cy="981075"/>
            <wp:effectExtent l="0" t="0" r="9525" b="9525"/>
            <wp:docPr id="3" name="图片 3" descr="1yiyundu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yiyundu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9875" cy="98107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医</w:t>
      </w:r>
      <w:proofErr w:type="gramEnd"/>
      <w:r w:rsidRPr="00B116EB">
        <w:rPr>
          <w:rFonts w:ascii="Georgia" w:eastAsia="宋体" w:hAnsi="Georgia" w:cs="宋体"/>
          <w:color w:val="111111"/>
          <w:kern w:val="0"/>
          <w:sz w:val="27"/>
          <w:szCs w:val="27"/>
        </w:rPr>
        <w:t>渡云</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铜牌赞助商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2" name="图片 2" descr="2haiyizhi">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haiyizhi">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proofErr w:type="spellStart"/>
      <w:r w:rsidRPr="00B116EB">
        <w:rPr>
          <w:rFonts w:ascii="Georgia" w:eastAsia="宋体" w:hAnsi="Georgia" w:cs="宋体"/>
          <w:color w:val="111111"/>
          <w:kern w:val="0"/>
          <w:sz w:val="27"/>
          <w:szCs w:val="27"/>
        </w:rPr>
        <w:t>SoftBank</w:t>
      </w:r>
      <w:proofErr w:type="spellEnd"/>
      <w:r w:rsidRPr="00B116EB">
        <w:rPr>
          <w:rFonts w:ascii="Georgia" w:eastAsia="宋体" w:hAnsi="Georgia" w:cs="宋体"/>
          <w:color w:val="111111"/>
          <w:kern w:val="0"/>
          <w:sz w:val="27"/>
          <w:szCs w:val="27"/>
        </w:rPr>
        <w:t xml:space="preserve"> Robotics</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CA2017"/>
          <w:kern w:val="0"/>
          <w:sz w:val="27"/>
          <w:szCs w:val="27"/>
        </w:rPr>
        <w:drawing>
          <wp:inline distT="0" distB="0" distL="0" distR="0">
            <wp:extent cx="2924175" cy="1685925"/>
            <wp:effectExtent l="0" t="0" r="9525" b="9525"/>
            <wp:docPr id="1" name="图片 1" descr="微信图片_2018072817294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微信图片_20180728172941">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4175" cy="1685925"/>
                    </a:xfrm>
                    <a:prstGeom prst="rect">
                      <a:avLst/>
                    </a:prstGeom>
                    <a:noFill/>
                    <a:ln>
                      <a:noFill/>
                    </a:ln>
                  </pic:spPr>
                </pic:pic>
              </a:graphicData>
            </a:graphic>
          </wp:inline>
        </w:drawing>
      </w:r>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文因互联</w:t>
      </w:r>
      <w:proofErr w:type="gramEnd"/>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
    <w:p w:rsidR="00B116EB" w:rsidRPr="00B116EB" w:rsidRDefault="00B116EB" w:rsidP="00B116EB">
      <w:pPr>
        <w:widowControl/>
        <w:spacing w:before="100" w:beforeAutospacing="1" w:after="100" w:afterAutospacing="1" w:line="264" w:lineRule="auto"/>
        <w:jc w:val="center"/>
        <w:outlineLvl w:val="1"/>
        <w:rPr>
          <w:rFonts w:ascii="Playfair Display" w:eastAsia="宋体" w:hAnsi="Playfair Display" w:cs="宋体"/>
          <w:b/>
          <w:bCs/>
          <w:color w:val="111111"/>
          <w:kern w:val="0"/>
          <w:sz w:val="59"/>
          <w:szCs w:val="59"/>
        </w:rPr>
      </w:pPr>
      <w:hyperlink r:id="rId59" w:tooltip="2018全国知识图谱与语义计算大会 — China Conference on Knowledge Graph and Semantic Computing –  天津，2018年8月14日-8月17日" w:history="1">
        <w:r w:rsidRPr="00B116EB">
          <w:rPr>
            <w:rFonts w:ascii="Playfair Display" w:eastAsia="宋体" w:hAnsi="Playfair Display" w:cs="宋体"/>
            <w:b/>
            <w:bCs/>
            <w:color w:val="111111"/>
            <w:kern w:val="0"/>
            <w:sz w:val="59"/>
            <w:szCs w:val="59"/>
          </w:rPr>
          <w:t>2018</w:t>
        </w:r>
        <w:r w:rsidRPr="00B116EB">
          <w:rPr>
            <w:rFonts w:ascii="Playfair Display" w:eastAsia="宋体" w:hAnsi="Playfair Display" w:cs="宋体"/>
            <w:b/>
            <w:bCs/>
            <w:color w:val="111111"/>
            <w:kern w:val="0"/>
            <w:sz w:val="59"/>
            <w:szCs w:val="59"/>
          </w:rPr>
          <w:t>全国知识图谱与语义计算大会</w:t>
        </w:r>
      </w:hyperlink>
      <w:r w:rsidRPr="00B116EB">
        <w:rPr>
          <w:rFonts w:ascii="Playfair Display" w:eastAsia="宋体" w:hAnsi="Playfair Display" w:cs="宋体"/>
          <w:b/>
          <w:bCs/>
          <w:color w:val="111111"/>
          <w:kern w:val="0"/>
          <w:sz w:val="59"/>
          <w:szCs w:val="59"/>
        </w:rPr>
        <w:t xml:space="preserve"> </w:t>
      </w:r>
    </w:p>
    <w:p w:rsidR="00B116EB" w:rsidRPr="00B116EB" w:rsidRDefault="00B116EB" w:rsidP="00B116EB">
      <w:pPr>
        <w:widowControl/>
        <w:spacing w:before="225" w:after="100" w:afterAutospacing="1" w:line="288" w:lineRule="auto"/>
        <w:jc w:val="center"/>
        <w:outlineLvl w:val="3"/>
        <w:rPr>
          <w:rFonts w:ascii="Playfair Display" w:eastAsia="宋体" w:hAnsi="Playfair Display" w:cs="宋体"/>
          <w:b/>
          <w:bCs/>
          <w:i/>
          <w:iCs/>
          <w:color w:val="111111"/>
          <w:kern w:val="0"/>
          <w:sz w:val="29"/>
          <w:szCs w:val="29"/>
        </w:rPr>
      </w:pPr>
      <w:r w:rsidRPr="00B116EB">
        <w:rPr>
          <w:rFonts w:ascii="Playfair Display" w:eastAsia="宋体" w:hAnsi="Playfair Display" w:cs="宋体"/>
          <w:b/>
          <w:bCs/>
          <w:i/>
          <w:iCs/>
          <w:color w:val="111111"/>
          <w:kern w:val="0"/>
          <w:sz w:val="29"/>
          <w:szCs w:val="29"/>
        </w:rPr>
        <w:t xml:space="preserve">China Conference on Knowledge Graph and Semantic Computing – </w:t>
      </w:r>
      <w:r w:rsidRPr="00B116EB">
        <w:rPr>
          <w:rFonts w:ascii="Playfair Display" w:eastAsia="宋体" w:hAnsi="Playfair Display" w:cs="宋体"/>
          <w:b/>
          <w:bCs/>
          <w:i/>
          <w:iCs/>
          <w:color w:val="111111"/>
          <w:kern w:val="0"/>
          <w:sz w:val="29"/>
          <w:szCs w:val="29"/>
        </w:rPr>
        <w:t>天津，</w:t>
      </w:r>
      <w:r w:rsidRPr="00B116EB">
        <w:rPr>
          <w:rFonts w:ascii="Playfair Display" w:eastAsia="宋体" w:hAnsi="Playfair Display" w:cs="宋体"/>
          <w:b/>
          <w:bCs/>
          <w:i/>
          <w:iCs/>
          <w:color w:val="111111"/>
          <w:kern w:val="0"/>
          <w:sz w:val="29"/>
          <w:szCs w:val="29"/>
        </w:rPr>
        <w:t>2018</w:t>
      </w:r>
      <w:r w:rsidRPr="00B116EB">
        <w:rPr>
          <w:rFonts w:ascii="Playfair Display" w:eastAsia="宋体" w:hAnsi="Playfair Display" w:cs="宋体"/>
          <w:b/>
          <w:bCs/>
          <w:i/>
          <w:iCs/>
          <w:color w:val="111111"/>
          <w:kern w:val="0"/>
          <w:sz w:val="29"/>
          <w:szCs w:val="29"/>
        </w:rPr>
        <w:t>年</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14</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17</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 xml:space="preserve"> </w:t>
      </w:r>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0" w:history="1">
        <w:r w:rsidRPr="00B116EB">
          <w:rPr>
            <w:rFonts w:ascii="Playfair Display" w:eastAsia="宋体" w:hAnsi="Playfair Display" w:cs="宋体"/>
            <w:vanish/>
            <w:color w:val="CA2017"/>
            <w:kern w:val="0"/>
            <w:sz w:val="26"/>
            <w:szCs w:val="26"/>
          </w:rPr>
          <w:t>首页</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1" w:history="1">
        <w:r w:rsidRPr="00B116EB">
          <w:rPr>
            <w:rFonts w:ascii="Playfair Display" w:eastAsia="宋体" w:hAnsi="Playfair Display" w:cs="宋体"/>
            <w:vanish/>
            <w:color w:val="CA2017"/>
            <w:kern w:val="0"/>
            <w:sz w:val="26"/>
            <w:szCs w:val="26"/>
          </w:rPr>
          <w:t>组织</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2" w:history="1">
        <w:r w:rsidRPr="00B116EB">
          <w:rPr>
            <w:rFonts w:ascii="Playfair Display" w:eastAsia="宋体" w:hAnsi="Playfair Display" w:cs="宋体"/>
            <w:vanish/>
            <w:color w:val="CA2017"/>
            <w:kern w:val="0"/>
            <w:sz w:val="26"/>
            <w:szCs w:val="26"/>
          </w:rPr>
          <w:t>论文</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3" w:history="1">
        <w:r w:rsidRPr="00B116EB">
          <w:rPr>
            <w:rFonts w:ascii="Playfair Display" w:eastAsia="宋体" w:hAnsi="Playfair Display" w:cs="宋体"/>
            <w:vanish/>
            <w:color w:val="CA2017"/>
            <w:kern w:val="0"/>
            <w:sz w:val="26"/>
            <w:szCs w:val="26"/>
          </w:rPr>
          <w:t>日程</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4" w:history="1">
        <w:r w:rsidRPr="00B116EB">
          <w:rPr>
            <w:rFonts w:ascii="Playfair Display" w:eastAsia="宋体" w:hAnsi="Playfair Display" w:cs="宋体"/>
            <w:vanish/>
            <w:color w:val="CA2017"/>
            <w:kern w:val="0"/>
            <w:sz w:val="26"/>
            <w:szCs w:val="26"/>
          </w:rPr>
          <w:t>注册</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5" w:history="1">
        <w:r w:rsidRPr="00B116EB">
          <w:rPr>
            <w:rFonts w:ascii="Playfair Display" w:eastAsia="宋体" w:hAnsi="Playfair Display" w:cs="宋体"/>
            <w:vanish/>
            <w:color w:val="CA2017"/>
            <w:kern w:val="0"/>
            <w:sz w:val="26"/>
            <w:szCs w:val="26"/>
          </w:rPr>
          <w:t>地点交通</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6" w:history="1">
        <w:r w:rsidRPr="00B116EB">
          <w:rPr>
            <w:rFonts w:ascii="Playfair Display" w:eastAsia="宋体" w:hAnsi="Playfair Display" w:cs="宋体"/>
            <w:vanish/>
            <w:color w:val="CA2017"/>
            <w:kern w:val="0"/>
            <w:sz w:val="26"/>
            <w:szCs w:val="26"/>
          </w:rPr>
          <w:t>特邀报告</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7" w:history="1">
        <w:r w:rsidRPr="00B116EB">
          <w:rPr>
            <w:rFonts w:ascii="Playfair Display" w:eastAsia="宋体" w:hAnsi="Playfair Display" w:cs="宋体"/>
            <w:vanish/>
            <w:color w:val="CA2017"/>
            <w:kern w:val="0"/>
            <w:sz w:val="26"/>
            <w:szCs w:val="26"/>
          </w:rPr>
          <w:t>前沿技术讲习班</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8" w:history="1">
        <w:r w:rsidRPr="00B116EB">
          <w:rPr>
            <w:rFonts w:ascii="Playfair Display" w:eastAsia="宋体" w:hAnsi="Playfair Display" w:cs="宋体"/>
            <w:vanish/>
            <w:color w:val="CA2017"/>
            <w:kern w:val="0"/>
            <w:sz w:val="26"/>
            <w:szCs w:val="26"/>
          </w:rPr>
          <w:t>评测</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69" w:history="1">
        <w:r w:rsidRPr="00B116EB">
          <w:rPr>
            <w:rFonts w:ascii="Playfair Display" w:eastAsia="宋体" w:hAnsi="Playfair Display" w:cs="宋体"/>
            <w:vanish/>
            <w:color w:val="CA2017"/>
            <w:kern w:val="0"/>
            <w:sz w:val="26"/>
            <w:szCs w:val="26"/>
          </w:rPr>
          <w:t>工业界论坛</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70" w:history="1">
        <w:r w:rsidRPr="00B116EB">
          <w:rPr>
            <w:rFonts w:ascii="Playfair Display" w:eastAsia="宋体" w:hAnsi="Playfair Display" w:cs="宋体"/>
            <w:vanish/>
            <w:color w:val="CA2017"/>
            <w:kern w:val="0"/>
            <w:sz w:val="26"/>
            <w:szCs w:val="26"/>
          </w:rPr>
          <w:t>赞助</w:t>
        </w:r>
      </w:hyperlink>
    </w:p>
    <w:p w:rsidR="00B116EB" w:rsidRPr="00B116EB" w:rsidRDefault="00B116EB" w:rsidP="00B116EB">
      <w:pPr>
        <w:widowControl/>
        <w:numPr>
          <w:ilvl w:val="0"/>
          <w:numId w:val="8"/>
        </w:numPr>
        <w:spacing w:before="100" w:beforeAutospacing="1" w:after="100" w:afterAutospacing="1"/>
        <w:jc w:val="left"/>
        <w:rPr>
          <w:rFonts w:ascii="Playfair Display" w:eastAsia="宋体" w:hAnsi="Playfair Display" w:cs="宋体"/>
          <w:vanish/>
          <w:color w:val="111111"/>
          <w:kern w:val="0"/>
          <w:sz w:val="26"/>
          <w:szCs w:val="26"/>
        </w:rPr>
      </w:pPr>
      <w:hyperlink r:id="rId71" w:tgtFrame="_blank" w:history="1">
        <w:r w:rsidRPr="00B116EB">
          <w:rPr>
            <w:rFonts w:ascii="Playfair Display" w:eastAsia="宋体" w:hAnsi="Playfair Display" w:cs="宋体"/>
            <w:vanish/>
            <w:color w:val="CA2017"/>
            <w:kern w:val="0"/>
            <w:sz w:val="26"/>
            <w:szCs w:val="26"/>
          </w:rPr>
          <w:t>ENGLISH</w:t>
        </w:r>
      </w:hyperlink>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2" w:history="1">
        <w:r w:rsidRPr="00B116EB">
          <w:rPr>
            <w:rFonts w:ascii="Playfair Display" w:eastAsia="宋体" w:hAnsi="Playfair Display" w:cs="宋体"/>
            <w:color w:val="111111"/>
            <w:kern w:val="0"/>
            <w:sz w:val="23"/>
            <w:szCs w:val="23"/>
          </w:rPr>
          <w:t>首页</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3" w:history="1">
        <w:r w:rsidRPr="00B116EB">
          <w:rPr>
            <w:rFonts w:ascii="Playfair Display" w:eastAsia="宋体" w:hAnsi="Playfair Display" w:cs="宋体"/>
            <w:color w:val="111111"/>
            <w:kern w:val="0"/>
            <w:sz w:val="23"/>
            <w:szCs w:val="23"/>
          </w:rPr>
          <w:t>组织</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4" w:history="1">
        <w:r w:rsidRPr="00B116EB">
          <w:rPr>
            <w:rFonts w:ascii="Playfair Display" w:eastAsia="宋体" w:hAnsi="Playfair Display" w:cs="宋体"/>
            <w:color w:val="111111"/>
            <w:kern w:val="0"/>
            <w:sz w:val="23"/>
            <w:szCs w:val="23"/>
          </w:rPr>
          <w:t>论文</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5" w:history="1">
        <w:r w:rsidRPr="00B116EB">
          <w:rPr>
            <w:rFonts w:ascii="Playfair Display" w:eastAsia="宋体" w:hAnsi="Playfair Display" w:cs="宋体"/>
            <w:color w:val="111111"/>
            <w:kern w:val="0"/>
            <w:sz w:val="23"/>
            <w:szCs w:val="23"/>
          </w:rPr>
          <w:t>日程</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6" w:history="1">
        <w:r w:rsidRPr="00B116EB">
          <w:rPr>
            <w:rFonts w:ascii="Playfair Display" w:eastAsia="宋体" w:hAnsi="Playfair Display" w:cs="宋体"/>
            <w:color w:val="111111"/>
            <w:kern w:val="0"/>
            <w:sz w:val="23"/>
            <w:szCs w:val="23"/>
          </w:rPr>
          <w:t>注册</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7" w:history="1">
        <w:r w:rsidRPr="00B116EB">
          <w:rPr>
            <w:rFonts w:ascii="Playfair Display" w:eastAsia="宋体" w:hAnsi="Playfair Display" w:cs="宋体"/>
            <w:color w:val="111111"/>
            <w:kern w:val="0"/>
            <w:sz w:val="23"/>
            <w:szCs w:val="23"/>
          </w:rPr>
          <w:t>地点交通</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8" w:history="1">
        <w:r w:rsidRPr="00B116EB">
          <w:rPr>
            <w:rFonts w:ascii="Playfair Display" w:eastAsia="宋体" w:hAnsi="Playfair Display" w:cs="宋体"/>
            <w:color w:val="111111"/>
            <w:kern w:val="0"/>
            <w:sz w:val="23"/>
            <w:szCs w:val="23"/>
          </w:rPr>
          <w:t>特邀报告</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79" w:history="1">
        <w:r w:rsidRPr="00B116EB">
          <w:rPr>
            <w:rFonts w:ascii="Playfair Display" w:eastAsia="宋体" w:hAnsi="Playfair Display" w:cs="宋体"/>
            <w:color w:val="111111"/>
            <w:kern w:val="0"/>
            <w:sz w:val="23"/>
            <w:szCs w:val="23"/>
          </w:rPr>
          <w:t>前沿技术讲习班</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80" w:history="1">
        <w:r w:rsidRPr="00B116EB">
          <w:rPr>
            <w:rFonts w:ascii="Playfair Display" w:eastAsia="宋体" w:hAnsi="Playfair Display" w:cs="宋体"/>
            <w:color w:val="111111"/>
            <w:kern w:val="0"/>
            <w:sz w:val="23"/>
            <w:szCs w:val="23"/>
          </w:rPr>
          <w:t>评测</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81" w:history="1">
        <w:r w:rsidRPr="00B116EB">
          <w:rPr>
            <w:rFonts w:ascii="Playfair Display" w:eastAsia="宋体" w:hAnsi="Playfair Display" w:cs="宋体"/>
            <w:color w:val="111111"/>
            <w:kern w:val="0"/>
            <w:sz w:val="23"/>
            <w:szCs w:val="23"/>
          </w:rPr>
          <w:t>工业界论坛</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82" w:history="1">
        <w:r w:rsidRPr="00B116EB">
          <w:rPr>
            <w:rFonts w:ascii="Playfair Display" w:eastAsia="宋体" w:hAnsi="Playfair Display" w:cs="宋体"/>
            <w:color w:val="111111"/>
            <w:kern w:val="0"/>
            <w:sz w:val="23"/>
            <w:szCs w:val="23"/>
          </w:rPr>
          <w:t>赞助</w:t>
        </w:r>
      </w:hyperlink>
    </w:p>
    <w:p w:rsidR="00B116EB" w:rsidRPr="00B116EB" w:rsidRDefault="00B116EB" w:rsidP="00B116EB">
      <w:pPr>
        <w:widowControl/>
        <w:numPr>
          <w:ilvl w:val="0"/>
          <w:numId w:val="9"/>
        </w:numPr>
        <w:spacing w:before="100" w:beforeAutospacing="1" w:after="100" w:afterAutospacing="1"/>
        <w:jc w:val="center"/>
        <w:rPr>
          <w:rFonts w:ascii="Playfair Display" w:eastAsia="宋体" w:hAnsi="Playfair Display" w:cs="宋体"/>
          <w:color w:val="111111"/>
          <w:kern w:val="0"/>
          <w:sz w:val="23"/>
          <w:szCs w:val="23"/>
        </w:rPr>
      </w:pPr>
      <w:hyperlink r:id="rId83" w:tgtFrame="_blank" w:history="1">
        <w:r w:rsidRPr="00B116EB">
          <w:rPr>
            <w:rFonts w:ascii="Playfair Display" w:eastAsia="宋体" w:hAnsi="Playfair Display" w:cs="宋体"/>
            <w:color w:val="111111"/>
            <w:kern w:val="0"/>
            <w:sz w:val="23"/>
            <w:szCs w:val="23"/>
          </w:rPr>
          <w:t>ENGLISH</w:t>
        </w:r>
      </w:hyperlink>
    </w:p>
    <w:p w:rsidR="00B116EB" w:rsidRPr="00B116EB" w:rsidRDefault="00B116EB" w:rsidP="00B116EB">
      <w:pPr>
        <w:widowControl/>
        <w:jc w:val="left"/>
        <w:rPr>
          <w:rFonts w:ascii="Playfair Display" w:eastAsia="宋体" w:hAnsi="Playfair Display" w:cs="宋体"/>
          <w:color w:val="111111"/>
          <w:kern w:val="0"/>
          <w:sz w:val="26"/>
          <w:szCs w:val="26"/>
        </w:rPr>
      </w:pPr>
      <w:r w:rsidRPr="00B116EB">
        <w:rPr>
          <w:rFonts w:ascii="Playfair Display" w:eastAsia="宋体" w:hAnsi="Playfair Display" w:cs="宋体" w:hint="eastAsia"/>
          <w:noProof/>
          <w:color w:val="111111"/>
          <w:kern w:val="0"/>
          <w:sz w:val="26"/>
          <w:szCs w:val="26"/>
        </w:rPr>
        <w:lastRenderedPageBreak/>
        <w:drawing>
          <wp:inline distT="0" distB="0" distL="0" distR="0">
            <wp:extent cx="12192000" cy="4229100"/>
            <wp:effectExtent l="0" t="0" r="0" b="0"/>
            <wp:docPr id="42" name="图片 42" descr="http://www.ccks2018.cn/wp-content/uploads/2018/06/top1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cks2018.cn/wp-content/uploads/2018/06/top1New-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0" cy="42291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100" w:afterAutospacing="1" w:line="312" w:lineRule="auto"/>
        <w:jc w:val="left"/>
        <w:outlineLvl w:val="0"/>
        <w:rPr>
          <w:rFonts w:ascii="Playfair Display" w:eastAsia="宋体" w:hAnsi="Playfair Display" w:cs="宋体"/>
          <w:b/>
          <w:bCs/>
          <w:color w:val="111111"/>
          <w:kern w:val="36"/>
          <w:sz w:val="68"/>
          <w:szCs w:val="68"/>
        </w:rPr>
      </w:pPr>
      <w:hyperlink r:id="rId85" w:tooltip="首页" w:history="1">
        <w:r w:rsidRPr="00B116EB">
          <w:rPr>
            <w:rFonts w:ascii="Playfair Display" w:eastAsia="宋体" w:hAnsi="Playfair Display" w:cs="宋体"/>
            <w:b/>
            <w:bCs/>
            <w:color w:val="111111"/>
            <w:kern w:val="36"/>
            <w:sz w:val="68"/>
            <w:szCs w:val="68"/>
          </w:rPr>
          <w:t>首页</w:t>
        </w:r>
      </w:hyperlink>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i/>
          <w:iCs/>
          <w:color w:val="111111"/>
          <w:kern w:val="0"/>
          <w:sz w:val="41"/>
          <w:szCs w:val="41"/>
        </w:rPr>
        <w:t>重要信息：</w:t>
      </w:r>
    </w:p>
    <w:p w:rsidR="00B116EB" w:rsidRPr="00B116EB" w:rsidRDefault="00B116EB" w:rsidP="00B116EB">
      <w:pPr>
        <w:widowControl/>
        <w:numPr>
          <w:ilvl w:val="0"/>
          <w:numId w:val="10"/>
        </w:numPr>
        <w:shd w:val="clear" w:color="auto" w:fill="FFFFFF"/>
        <w:spacing w:before="750" w:after="375" w:line="264" w:lineRule="auto"/>
        <w:ind w:left="360"/>
        <w:jc w:val="left"/>
        <w:outlineLvl w:val="4"/>
        <w:rPr>
          <w:rFonts w:ascii="Playfair Display" w:eastAsia="宋体" w:hAnsi="Playfair Display" w:cs="宋体"/>
          <w:b/>
          <w:bCs/>
          <w:color w:val="111111"/>
          <w:kern w:val="0"/>
          <w:sz w:val="34"/>
          <w:szCs w:val="34"/>
        </w:rPr>
      </w:pPr>
      <w:hyperlink r:id="rId86" w:history="1">
        <w:r w:rsidRPr="00B116EB">
          <w:rPr>
            <w:rFonts w:ascii="Playfair Display" w:eastAsia="宋体" w:hAnsi="Playfair Display" w:cs="宋体"/>
            <w:b/>
            <w:bCs/>
            <w:color w:val="FF0000"/>
            <w:kern w:val="0"/>
            <w:sz w:val="34"/>
            <w:szCs w:val="34"/>
            <w:u w:val="single"/>
          </w:rPr>
          <w:t>工业论坛</w:t>
        </w:r>
        <w:r w:rsidRPr="00B116EB">
          <w:rPr>
            <w:rFonts w:ascii="Playfair Display" w:eastAsia="宋体" w:hAnsi="Playfair Display" w:cs="宋体"/>
            <w:b/>
            <w:bCs/>
            <w:color w:val="FF0000"/>
            <w:kern w:val="0"/>
            <w:sz w:val="34"/>
            <w:szCs w:val="34"/>
            <w:u w:val="single"/>
          </w:rPr>
          <w:t>Slides</w:t>
        </w:r>
        <w:r w:rsidRPr="00B116EB">
          <w:rPr>
            <w:rFonts w:ascii="Playfair Display" w:eastAsia="宋体" w:hAnsi="Playfair Display" w:cs="宋体"/>
            <w:b/>
            <w:bCs/>
            <w:color w:val="FF0000"/>
            <w:kern w:val="0"/>
            <w:sz w:val="34"/>
            <w:szCs w:val="34"/>
            <w:u w:val="single"/>
          </w:rPr>
          <w:t>下载</w:t>
        </w:r>
      </w:hyperlink>
    </w:p>
    <w:p w:rsidR="00B116EB" w:rsidRPr="00B116EB" w:rsidRDefault="00B116EB" w:rsidP="00B116EB">
      <w:pPr>
        <w:widowControl/>
        <w:numPr>
          <w:ilvl w:val="0"/>
          <w:numId w:val="10"/>
        </w:numPr>
        <w:shd w:val="clear" w:color="auto" w:fill="FFFFFF"/>
        <w:spacing w:before="750" w:after="375" w:line="264" w:lineRule="auto"/>
        <w:ind w:left="360"/>
        <w:jc w:val="left"/>
        <w:outlineLvl w:val="4"/>
        <w:rPr>
          <w:rFonts w:ascii="Playfair Display" w:eastAsia="宋体" w:hAnsi="Playfair Display" w:cs="宋体"/>
          <w:b/>
          <w:bCs/>
          <w:color w:val="111111"/>
          <w:kern w:val="0"/>
          <w:sz w:val="34"/>
          <w:szCs w:val="34"/>
        </w:rPr>
      </w:pPr>
      <w:hyperlink r:id="rId87" w:history="1">
        <w:r w:rsidRPr="00B116EB">
          <w:rPr>
            <w:rFonts w:ascii="Playfair Display" w:eastAsia="宋体" w:hAnsi="Playfair Display" w:cs="宋体"/>
            <w:b/>
            <w:bCs/>
            <w:color w:val="FF0000"/>
            <w:kern w:val="0"/>
            <w:sz w:val="34"/>
            <w:szCs w:val="34"/>
            <w:u w:val="single"/>
          </w:rPr>
          <w:t xml:space="preserve">CCKS2018 Handbook </w:t>
        </w:r>
        <w:r w:rsidRPr="00B116EB">
          <w:rPr>
            <w:rFonts w:ascii="Playfair Display" w:eastAsia="宋体" w:hAnsi="Playfair Display" w:cs="宋体"/>
            <w:b/>
            <w:bCs/>
            <w:color w:val="FF0000"/>
            <w:kern w:val="0"/>
            <w:sz w:val="34"/>
            <w:szCs w:val="34"/>
            <w:u w:val="single"/>
          </w:rPr>
          <w:t>下载</w:t>
        </w:r>
      </w:hyperlink>
    </w:p>
    <w:p w:rsidR="00B116EB" w:rsidRPr="00B116EB" w:rsidRDefault="00B116EB" w:rsidP="00B116EB">
      <w:pPr>
        <w:widowControl/>
        <w:numPr>
          <w:ilvl w:val="0"/>
          <w:numId w:val="10"/>
        </w:numPr>
        <w:shd w:val="clear" w:color="auto" w:fill="FFFFFF"/>
        <w:spacing w:before="750" w:after="375" w:line="264" w:lineRule="auto"/>
        <w:ind w:left="360"/>
        <w:jc w:val="left"/>
        <w:outlineLvl w:val="4"/>
        <w:rPr>
          <w:rFonts w:ascii="Playfair Display" w:eastAsia="宋体" w:hAnsi="Playfair Display" w:cs="宋体"/>
          <w:b/>
          <w:bCs/>
          <w:color w:val="111111"/>
          <w:kern w:val="0"/>
          <w:sz w:val="34"/>
          <w:szCs w:val="34"/>
        </w:rPr>
      </w:pPr>
      <w:r w:rsidRPr="00B116EB">
        <w:rPr>
          <w:rFonts w:ascii="Playfair Display" w:eastAsia="宋体" w:hAnsi="Playfair Display" w:cs="宋体" w:hint="eastAsia"/>
          <w:b/>
          <w:bCs/>
          <w:color w:val="FF0000"/>
          <w:kern w:val="0"/>
          <w:sz w:val="34"/>
          <w:szCs w:val="34"/>
          <w:u w:val="single"/>
        </w:rPr>
        <w:fldChar w:fldCharType="begin"/>
      </w:r>
      <w:del w:id="1" w:author="Unknown">
        <w:r w:rsidRPr="00B116EB">
          <w:rPr>
            <w:rFonts w:ascii="Playfair Display" w:eastAsia="宋体" w:hAnsi="Playfair Display" w:cs="宋体" w:hint="eastAsia"/>
            <w:b/>
            <w:bCs/>
            <w:color w:val="FF0000"/>
            <w:kern w:val="0"/>
            <w:sz w:val="34"/>
            <w:szCs w:val="34"/>
            <w:u w:val="single"/>
          </w:rPr>
          <w:delInstrText xml:space="preserve"> HYPERLINK "http://www.ccks2018.cn/?page_id=489" </w:delInstrText>
        </w:r>
        <w:r w:rsidRPr="00B116EB">
          <w:rPr>
            <w:rFonts w:ascii="Playfair Display" w:eastAsia="宋体" w:hAnsi="Playfair Display" w:cs="宋体" w:hint="eastAsia"/>
            <w:b/>
            <w:bCs/>
            <w:color w:val="FF0000"/>
            <w:kern w:val="0"/>
            <w:sz w:val="34"/>
            <w:szCs w:val="34"/>
            <w:u w:val="single"/>
          </w:rPr>
          <w:fldChar w:fldCharType="separate"/>
        </w:r>
        <w:r w:rsidRPr="00B116EB">
          <w:rPr>
            <w:rFonts w:ascii="Playfair Display" w:eastAsia="宋体" w:hAnsi="Playfair Display" w:cs="宋体"/>
            <w:b/>
            <w:bCs/>
            <w:color w:val="FF0000"/>
            <w:kern w:val="0"/>
            <w:sz w:val="34"/>
            <w:szCs w:val="34"/>
            <w:u w:val="single"/>
          </w:rPr>
          <w:delText xml:space="preserve">CCKS2018 </w:delText>
        </w:r>
        <w:r w:rsidRPr="00B116EB">
          <w:rPr>
            <w:rFonts w:ascii="Playfair Display" w:eastAsia="宋体" w:hAnsi="Playfair Display" w:cs="宋体"/>
            <w:b/>
            <w:bCs/>
            <w:color w:val="FF0000"/>
            <w:kern w:val="0"/>
            <w:sz w:val="34"/>
            <w:szCs w:val="34"/>
            <w:u w:val="single"/>
          </w:rPr>
          <w:delText>滨海市区</w:delText>
        </w:r>
        <w:r w:rsidRPr="00B116EB">
          <w:rPr>
            <w:rFonts w:ascii="Playfair Display" w:eastAsia="宋体" w:hAnsi="Playfair Display" w:cs="宋体"/>
            <w:b/>
            <w:bCs/>
            <w:color w:val="FF0000"/>
            <w:kern w:val="0"/>
            <w:sz w:val="34"/>
            <w:szCs w:val="34"/>
            <w:u w:val="single"/>
          </w:rPr>
          <w:delText>-</w:delText>
        </w:r>
        <w:r w:rsidRPr="00B116EB">
          <w:rPr>
            <w:rFonts w:ascii="Playfair Display" w:eastAsia="宋体" w:hAnsi="Playfair Display" w:cs="宋体"/>
            <w:b/>
            <w:bCs/>
            <w:color w:val="FF0000"/>
            <w:kern w:val="0"/>
            <w:sz w:val="34"/>
            <w:szCs w:val="34"/>
            <w:u w:val="single"/>
          </w:rPr>
          <w:delText>主会场</w:delText>
        </w:r>
        <w:r w:rsidRPr="00B116EB">
          <w:rPr>
            <w:rFonts w:ascii="Playfair Display" w:eastAsia="宋体" w:hAnsi="Playfair Display" w:cs="宋体"/>
            <w:b/>
            <w:bCs/>
            <w:color w:val="FF0000"/>
            <w:kern w:val="0"/>
            <w:sz w:val="34"/>
            <w:szCs w:val="34"/>
            <w:u w:val="single"/>
          </w:rPr>
          <w:delText xml:space="preserve"> </w:delText>
        </w:r>
        <w:r w:rsidRPr="00B116EB">
          <w:rPr>
            <w:rFonts w:ascii="Playfair Display" w:eastAsia="宋体" w:hAnsi="Playfair Display" w:cs="宋体"/>
            <w:b/>
            <w:bCs/>
            <w:color w:val="FF0000"/>
            <w:kern w:val="0"/>
            <w:sz w:val="34"/>
            <w:szCs w:val="34"/>
            <w:u w:val="single"/>
          </w:rPr>
          <w:delText>班车安排</w:delText>
        </w:r>
        <w:r w:rsidRPr="00B116EB">
          <w:rPr>
            <w:rFonts w:ascii="Playfair Display" w:eastAsia="宋体" w:hAnsi="Playfair Display" w:cs="宋体" w:hint="eastAsia"/>
            <w:b/>
            <w:bCs/>
            <w:color w:val="FF0000"/>
            <w:kern w:val="0"/>
            <w:sz w:val="34"/>
            <w:szCs w:val="34"/>
            <w:u w:val="single"/>
          </w:rPr>
          <w:fldChar w:fldCharType="end"/>
        </w:r>
      </w:del>
    </w:p>
    <w:p w:rsidR="00B116EB" w:rsidRPr="00B116EB" w:rsidRDefault="00B116EB" w:rsidP="00B116EB">
      <w:pPr>
        <w:widowControl/>
        <w:numPr>
          <w:ilvl w:val="0"/>
          <w:numId w:val="10"/>
        </w:numPr>
        <w:shd w:val="clear" w:color="auto" w:fill="FFFFFF"/>
        <w:spacing w:before="750" w:after="375" w:line="264" w:lineRule="auto"/>
        <w:ind w:left="360"/>
        <w:jc w:val="left"/>
        <w:outlineLvl w:val="4"/>
        <w:rPr>
          <w:rFonts w:ascii="Playfair Display" w:eastAsia="宋体" w:hAnsi="Playfair Display" w:cs="宋体"/>
          <w:b/>
          <w:bCs/>
          <w:color w:val="111111"/>
          <w:kern w:val="0"/>
          <w:sz w:val="34"/>
          <w:szCs w:val="34"/>
        </w:rPr>
      </w:pPr>
      <w:r w:rsidRPr="00B116EB">
        <w:rPr>
          <w:rFonts w:ascii="Playfair Display" w:eastAsia="宋体" w:hAnsi="Playfair Display" w:cs="宋体"/>
          <w:b/>
          <w:bCs/>
          <w:color w:val="FF0000"/>
          <w:kern w:val="0"/>
          <w:sz w:val="34"/>
          <w:szCs w:val="34"/>
        </w:rPr>
        <w:lastRenderedPageBreak/>
        <w:t>滨</w:t>
      </w:r>
      <w:del w:id="2" w:author="Unknown">
        <w:r w:rsidRPr="00B116EB">
          <w:rPr>
            <w:rFonts w:ascii="Playfair Display" w:eastAsia="宋体" w:hAnsi="Playfair Display" w:cs="宋体"/>
            <w:b/>
            <w:bCs/>
            <w:color w:val="FF0000"/>
            <w:kern w:val="0"/>
            <w:sz w:val="34"/>
            <w:szCs w:val="34"/>
          </w:rPr>
          <w:delText>海一号酒店房间已满</w:delText>
        </w:r>
      </w:del>
    </w:p>
    <w:p w:rsidR="00B116EB" w:rsidRPr="00B116EB" w:rsidRDefault="00B116EB" w:rsidP="00B116EB">
      <w:pPr>
        <w:widowControl/>
        <w:numPr>
          <w:ilvl w:val="0"/>
          <w:numId w:val="10"/>
        </w:numPr>
        <w:shd w:val="clear" w:color="auto" w:fill="FFFFFF"/>
        <w:spacing w:before="750" w:after="375" w:line="264" w:lineRule="auto"/>
        <w:ind w:left="360"/>
        <w:jc w:val="left"/>
        <w:outlineLvl w:val="4"/>
        <w:rPr>
          <w:rFonts w:ascii="Playfair Display" w:eastAsia="宋体" w:hAnsi="Playfair Display" w:cs="宋体"/>
          <w:b/>
          <w:bCs/>
          <w:color w:val="111111"/>
          <w:kern w:val="0"/>
          <w:sz w:val="34"/>
          <w:szCs w:val="34"/>
        </w:rPr>
      </w:pPr>
      <w:r w:rsidRPr="00B116EB">
        <w:rPr>
          <w:rFonts w:ascii="Playfair Display" w:eastAsia="宋体" w:hAnsi="Playfair Display" w:cs="宋体"/>
          <w:b/>
          <w:bCs/>
          <w:color w:val="FF0000"/>
          <w:kern w:val="0"/>
          <w:sz w:val="34"/>
          <w:szCs w:val="34"/>
        </w:rPr>
        <w:t>前沿讲习班（</w:t>
      </w:r>
      <w:r w:rsidRPr="00B116EB">
        <w:rPr>
          <w:rFonts w:ascii="Playfair Display" w:eastAsia="宋体" w:hAnsi="Playfair Display" w:cs="宋体"/>
          <w:b/>
          <w:bCs/>
          <w:color w:val="FF0000"/>
          <w:kern w:val="0"/>
          <w:sz w:val="34"/>
          <w:szCs w:val="34"/>
        </w:rPr>
        <w:t>ATT)</w:t>
      </w:r>
      <w:r w:rsidRPr="00B116EB">
        <w:rPr>
          <w:rFonts w:ascii="Playfair Display" w:eastAsia="宋体" w:hAnsi="Playfair Display" w:cs="宋体"/>
          <w:b/>
          <w:bCs/>
          <w:color w:val="FF0000"/>
          <w:kern w:val="0"/>
          <w:sz w:val="34"/>
          <w:szCs w:val="34"/>
        </w:rPr>
        <w:t>已满，已停止注</w:t>
      </w:r>
      <w:del w:id="3" w:author="Unknown">
        <w:r w:rsidRPr="00B116EB">
          <w:rPr>
            <w:rFonts w:ascii="Playfair Display" w:eastAsia="宋体" w:hAnsi="Playfair Display" w:cs="宋体"/>
            <w:b/>
            <w:bCs/>
            <w:color w:val="FF0000"/>
            <w:kern w:val="0"/>
            <w:sz w:val="34"/>
            <w:szCs w:val="34"/>
          </w:rPr>
          <w:delText>册</w:delText>
        </w:r>
      </w:del>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会议简介：</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全国知识图谱与语义计算大会（</w:t>
      </w:r>
      <w:r w:rsidRPr="00B116EB">
        <w:rPr>
          <w:rFonts w:ascii="Georgia" w:eastAsia="宋体" w:hAnsi="Georgia" w:cs="宋体"/>
          <w:color w:val="111111"/>
          <w:kern w:val="0"/>
          <w:sz w:val="27"/>
          <w:szCs w:val="27"/>
        </w:rPr>
        <w:t>CCKS: China Conference on Knowledge Graph and Semantic Computing</w:t>
      </w:r>
      <w:r w:rsidRPr="00B116EB">
        <w:rPr>
          <w:rFonts w:ascii="Georgia" w:eastAsia="宋体" w:hAnsi="Georgia" w:cs="宋体"/>
          <w:color w:val="111111"/>
          <w:kern w:val="0"/>
          <w:sz w:val="27"/>
          <w:szCs w:val="27"/>
        </w:rPr>
        <w:t>）由中国中文信息学</w:t>
      </w:r>
      <w:proofErr w:type="gramStart"/>
      <w:r w:rsidRPr="00B116EB">
        <w:rPr>
          <w:rFonts w:ascii="Georgia" w:eastAsia="宋体" w:hAnsi="Georgia" w:cs="宋体"/>
          <w:color w:val="111111"/>
          <w:kern w:val="0"/>
          <w:sz w:val="27"/>
          <w:szCs w:val="27"/>
        </w:rPr>
        <w:t>会语言</w:t>
      </w:r>
      <w:proofErr w:type="gramEnd"/>
      <w:r w:rsidRPr="00B116EB">
        <w:rPr>
          <w:rFonts w:ascii="Georgia" w:eastAsia="宋体" w:hAnsi="Georgia" w:cs="宋体"/>
          <w:color w:val="111111"/>
          <w:kern w:val="0"/>
          <w:sz w:val="27"/>
          <w:szCs w:val="27"/>
        </w:rPr>
        <w:t>与知识计算专委会定期举办的全国年度学术会议。</w:t>
      </w:r>
      <w:r w:rsidRPr="00B116EB">
        <w:rPr>
          <w:rFonts w:ascii="Georgia" w:eastAsia="宋体" w:hAnsi="Georgia" w:cs="宋体"/>
          <w:color w:val="111111"/>
          <w:kern w:val="0"/>
          <w:sz w:val="27"/>
          <w:szCs w:val="27"/>
        </w:rPr>
        <w:t>CCKS</w:t>
      </w:r>
      <w:r w:rsidRPr="00B116EB">
        <w:rPr>
          <w:rFonts w:ascii="Georgia" w:eastAsia="宋体" w:hAnsi="Georgia" w:cs="宋体"/>
          <w:color w:val="111111"/>
          <w:kern w:val="0"/>
          <w:sz w:val="27"/>
          <w:szCs w:val="27"/>
        </w:rPr>
        <w:t>源于国内两个主要的相关会议：中文知识图谱研讨会</w:t>
      </w:r>
      <w:r w:rsidRPr="00B116EB">
        <w:rPr>
          <w:rFonts w:ascii="Georgia" w:eastAsia="宋体" w:hAnsi="Georgia" w:cs="宋体"/>
          <w:color w:val="111111"/>
          <w:kern w:val="0"/>
          <w:sz w:val="27"/>
          <w:szCs w:val="27"/>
        </w:rPr>
        <w:t>the Chinese Knowledge Graph Symposium (CKGS)</w:t>
      </w:r>
      <w:r w:rsidRPr="00B116EB">
        <w:rPr>
          <w:rFonts w:ascii="Georgia" w:eastAsia="宋体" w:hAnsi="Georgia" w:cs="宋体"/>
          <w:color w:val="111111"/>
          <w:kern w:val="0"/>
          <w:sz w:val="27"/>
          <w:szCs w:val="27"/>
        </w:rPr>
        <w:t>和中国语义互联网与</w:t>
      </w:r>
      <w:r w:rsidRPr="00B116EB">
        <w:rPr>
          <w:rFonts w:ascii="Georgia" w:eastAsia="宋体" w:hAnsi="Georgia" w:cs="宋体"/>
          <w:color w:val="111111"/>
          <w:kern w:val="0"/>
          <w:sz w:val="27"/>
          <w:szCs w:val="27"/>
        </w:rPr>
        <w:t>Web</w:t>
      </w:r>
      <w:r w:rsidRPr="00B116EB">
        <w:rPr>
          <w:rFonts w:ascii="Georgia" w:eastAsia="宋体" w:hAnsi="Georgia" w:cs="宋体"/>
          <w:color w:val="111111"/>
          <w:kern w:val="0"/>
          <w:sz w:val="27"/>
          <w:szCs w:val="27"/>
        </w:rPr>
        <w:t>科学大会</w:t>
      </w:r>
      <w:r w:rsidRPr="00B116EB">
        <w:rPr>
          <w:rFonts w:ascii="Georgia" w:eastAsia="宋体" w:hAnsi="Georgia" w:cs="宋体"/>
          <w:color w:val="111111"/>
          <w:kern w:val="0"/>
          <w:sz w:val="27"/>
          <w:szCs w:val="27"/>
        </w:rPr>
        <w:t>Chinese Semantic Web and Web Science Conference (CSWS)</w:t>
      </w:r>
      <w:r w:rsidRPr="00B116EB">
        <w:rPr>
          <w:rFonts w:ascii="Georgia" w:eastAsia="宋体" w:hAnsi="Georgia" w:cs="宋体"/>
          <w:color w:val="111111"/>
          <w:kern w:val="0"/>
          <w:sz w:val="27"/>
          <w:szCs w:val="27"/>
        </w:rPr>
        <w:t>。</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首届中文知识图谱研讨会于</w:t>
      </w:r>
      <w:r w:rsidRPr="00B116EB">
        <w:rPr>
          <w:rFonts w:ascii="Georgia" w:eastAsia="宋体" w:hAnsi="Georgia" w:cs="宋体"/>
          <w:color w:val="111111"/>
          <w:kern w:val="0"/>
          <w:sz w:val="27"/>
          <w:szCs w:val="27"/>
        </w:rPr>
        <w:t>2013</w:t>
      </w:r>
      <w:r w:rsidRPr="00B116EB">
        <w:rPr>
          <w:rFonts w:ascii="Georgia" w:eastAsia="宋体" w:hAnsi="Georgia" w:cs="宋体"/>
          <w:color w:val="111111"/>
          <w:kern w:val="0"/>
          <w:sz w:val="27"/>
          <w:szCs w:val="27"/>
        </w:rPr>
        <w:t>年在苏州举行，随后分别在武汉、宜昌成功举办第二次和第三次研讨会。</w:t>
      </w:r>
      <w:r w:rsidRPr="00B116EB">
        <w:rPr>
          <w:rFonts w:ascii="Georgia" w:eastAsia="宋体" w:hAnsi="Georgia" w:cs="宋体"/>
          <w:color w:val="111111"/>
          <w:kern w:val="0"/>
          <w:sz w:val="27"/>
          <w:szCs w:val="27"/>
        </w:rPr>
        <w:t>CSWS</w:t>
      </w:r>
      <w:r w:rsidRPr="00B116EB">
        <w:rPr>
          <w:rFonts w:ascii="Georgia" w:eastAsia="宋体" w:hAnsi="Georgia" w:cs="宋体"/>
          <w:color w:val="111111"/>
          <w:kern w:val="0"/>
          <w:sz w:val="27"/>
          <w:szCs w:val="27"/>
        </w:rPr>
        <w:t>首次会议于</w:t>
      </w:r>
      <w:r w:rsidRPr="00B116EB">
        <w:rPr>
          <w:rFonts w:ascii="Georgia" w:eastAsia="宋体" w:hAnsi="Georgia" w:cs="宋体"/>
          <w:color w:val="111111"/>
          <w:kern w:val="0"/>
          <w:sz w:val="27"/>
          <w:szCs w:val="27"/>
        </w:rPr>
        <w:t>2006</w:t>
      </w:r>
      <w:r w:rsidRPr="00B116EB">
        <w:rPr>
          <w:rFonts w:ascii="Georgia" w:eastAsia="宋体" w:hAnsi="Georgia" w:cs="宋体"/>
          <w:color w:val="111111"/>
          <w:kern w:val="0"/>
          <w:sz w:val="27"/>
          <w:szCs w:val="27"/>
        </w:rPr>
        <w:t>年在北京举办，随后的近十年里，逐渐成为国内语义技术领域的主要会议。新的知识图谱与语义计算大会将致力于成为国内知识图谱、语义技术、链接数据等领域的核心会议，并聚集了知识表示、自然语言理解、智能问答、知识抽取、链接数据、图数据库、图挖掘、自动推理等相关技术领域的重要学者和研究人员。</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本次会议的主题是：</w:t>
      </w:r>
      <w:r w:rsidRPr="00B116EB">
        <w:rPr>
          <w:rFonts w:ascii="Georgia" w:eastAsia="宋体" w:hAnsi="Georgia" w:cs="宋体"/>
          <w:b/>
          <w:bCs/>
          <w:color w:val="111111"/>
          <w:kern w:val="0"/>
          <w:sz w:val="27"/>
          <w:szCs w:val="27"/>
        </w:rPr>
        <w:t>知识计算与语言理解</w:t>
      </w:r>
      <w:r w:rsidRPr="00B116EB">
        <w:rPr>
          <w:rFonts w:ascii="Georgia" w:eastAsia="宋体" w:hAnsi="Georgia" w:cs="宋体"/>
          <w:b/>
          <w:bCs/>
          <w:color w:val="111111"/>
          <w:kern w:val="0"/>
          <w:sz w:val="27"/>
          <w:szCs w:val="27"/>
        </w:rPr>
        <w:t> </w:t>
      </w:r>
      <w:r w:rsidRPr="00B116EB">
        <w:rPr>
          <w:rFonts w:ascii="Georgia" w:eastAsia="宋体" w:hAnsi="Georgia" w:cs="宋体"/>
          <w:color w:val="111111"/>
          <w:kern w:val="0"/>
          <w:sz w:val="27"/>
          <w:szCs w:val="27"/>
        </w:rPr>
        <w:t>。</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lastRenderedPageBreak/>
        <w:t>往届会议：</w:t>
      </w:r>
    </w:p>
    <w:p w:rsidR="00B116EB" w:rsidRPr="00B116EB" w:rsidRDefault="00B116EB" w:rsidP="00B116EB">
      <w:pPr>
        <w:widowControl/>
        <w:numPr>
          <w:ilvl w:val="0"/>
          <w:numId w:val="11"/>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88" w:history="1">
        <w:r w:rsidRPr="00B116EB">
          <w:rPr>
            <w:rFonts w:ascii="Georgia" w:eastAsia="宋体" w:hAnsi="Georgia" w:cs="宋体"/>
            <w:color w:val="CA2017"/>
            <w:kern w:val="0"/>
            <w:sz w:val="27"/>
            <w:szCs w:val="27"/>
          </w:rPr>
          <w:t>2017</w:t>
        </w:r>
        <w:r w:rsidRPr="00B116EB">
          <w:rPr>
            <w:rFonts w:ascii="Georgia" w:eastAsia="宋体" w:hAnsi="Georgia" w:cs="宋体"/>
            <w:color w:val="CA2017"/>
            <w:kern w:val="0"/>
            <w:sz w:val="27"/>
            <w:szCs w:val="27"/>
          </w:rPr>
          <w:t>全国知识图谱与语义计算大会</w:t>
        </w:r>
      </w:hyperlink>
      <w:r w:rsidRPr="00B116EB">
        <w:rPr>
          <w:rFonts w:ascii="Georgia" w:eastAsia="宋体" w:hAnsi="Georgia" w:cs="宋体"/>
          <w:color w:val="111111"/>
          <w:kern w:val="0"/>
          <w:sz w:val="27"/>
          <w:szCs w:val="27"/>
        </w:rPr>
        <w:t>(CCKS 2017)</w:t>
      </w:r>
      <w:r w:rsidRPr="00B116EB">
        <w:rPr>
          <w:rFonts w:ascii="Georgia" w:eastAsia="宋体" w:hAnsi="Georgia" w:cs="宋体"/>
          <w:color w:val="111111"/>
          <w:kern w:val="0"/>
          <w:sz w:val="27"/>
          <w:szCs w:val="27"/>
        </w:rPr>
        <w:t>：成都</w:t>
      </w:r>
      <w:r w:rsidRPr="00B116EB">
        <w:rPr>
          <w:rFonts w:ascii="Georgia" w:eastAsia="宋体" w:hAnsi="Georgia" w:cs="宋体"/>
          <w:color w:val="111111"/>
          <w:kern w:val="0"/>
          <w:sz w:val="27"/>
          <w:szCs w:val="27"/>
        </w:rPr>
        <w:t>, 2017</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26-29</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11"/>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89" w:history="1">
        <w:r w:rsidRPr="00B116EB">
          <w:rPr>
            <w:rFonts w:ascii="Georgia" w:eastAsia="宋体" w:hAnsi="Georgia" w:cs="宋体"/>
            <w:color w:val="CA2017"/>
            <w:kern w:val="0"/>
            <w:sz w:val="27"/>
            <w:szCs w:val="27"/>
          </w:rPr>
          <w:t>2016</w:t>
        </w:r>
        <w:r w:rsidRPr="00B116EB">
          <w:rPr>
            <w:rFonts w:ascii="Georgia" w:eastAsia="宋体" w:hAnsi="Georgia" w:cs="宋体"/>
            <w:color w:val="CA2017"/>
            <w:kern w:val="0"/>
            <w:sz w:val="27"/>
            <w:szCs w:val="27"/>
          </w:rPr>
          <w:t>全国知识图谱与语义计算大会</w:t>
        </w:r>
      </w:hyperlink>
      <w:r w:rsidRPr="00B116EB">
        <w:rPr>
          <w:rFonts w:ascii="Georgia" w:eastAsia="宋体" w:hAnsi="Georgia" w:cs="宋体"/>
          <w:color w:val="111111"/>
          <w:kern w:val="0"/>
          <w:sz w:val="27"/>
          <w:szCs w:val="27"/>
        </w:rPr>
        <w:t>(CCKS 2016)</w:t>
      </w:r>
      <w:r w:rsidRPr="00B116EB">
        <w:rPr>
          <w:rFonts w:ascii="Georgia" w:eastAsia="宋体" w:hAnsi="Georgia" w:cs="宋体"/>
          <w:color w:val="111111"/>
          <w:kern w:val="0"/>
          <w:sz w:val="27"/>
          <w:szCs w:val="27"/>
        </w:rPr>
        <w:t>：北京</w:t>
      </w:r>
      <w:r w:rsidRPr="00B116EB">
        <w:rPr>
          <w:rFonts w:ascii="Georgia" w:eastAsia="宋体" w:hAnsi="Georgia" w:cs="宋体"/>
          <w:color w:val="111111"/>
          <w:kern w:val="0"/>
          <w:sz w:val="27"/>
          <w:szCs w:val="27"/>
        </w:rPr>
        <w:t>, 2016</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9</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19-22</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11"/>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90" w:history="1">
        <w:r w:rsidRPr="00B116EB">
          <w:rPr>
            <w:rFonts w:ascii="Georgia" w:eastAsia="宋体" w:hAnsi="Georgia" w:cs="宋体"/>
            <w:color w:val="CA2017"/>
            <w:kern w:val="0"/>
            <w:sz w:val="27"/>
            <w:szCs w:val="27"/>
          </w:rPr>
          <w:t>第三届全国中文知识图谱研讨会</w:t>
        </w:r>
      </w:hyperlink>
      <w:r w:rsidRPr="00B116EB">
        <w:rPr>
          <w:rFonts w:ascii="Georgia" w:eastAsia="宋体" w:hAnsi="Georgia" w:cs="宋体"/>
          <w:color w:val="111111"/>
          <w:kern w:val="0"/>
          <w:sz w:val="27"/>
          <w:szCs w:val="27"/>
        </w:rPr>
        <w:t>(KG 2015)</w:t>
      </w:r>
      <w:r w:rsidRPr="00B116EB">
        <w:rPr>
          <w:rFonts w:ascii="Georgia" w:eastAsia="宋体" w:hAnsi="Georgia" w:cs="宋体"/>
          <w:color w:val="111111"/>
          <w:kern w:val="0"/>
          <w:sz w:val="27"/>
          <w:szCs w:val="27"/>
        </w:rPr>
        <w:t>：宜昌</w:t>
      </w:r>
      <w:r w:rsidRPr="00B116EB">
        <w:rPr>
          <w:rFonts w:ascii="Georgia" w:eastAsia="宋体" w:hAnsi="Georgia" w:cs="宋体"/>
          <w:color w:val="111111"/>
          <w:kern w:val="0"/>
          <w:sz w:val="27"/>
          <w:szCs w:val="27"/>
        </w:rPr>
        <w:t>, 2015</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11</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9</w:t>
      </w:r>
      <w:r w:rsidRPr="00B116EB">
        <w:rPr>
          <w:rFonts w:ascii="Georgia" w:eastAsia="宋体" w:hAnsi="Georgia" w:cs="宋体"/>
          <w:color w:val="111111"/>
          <w:kern w:val="0"/>
          <w:sz w:val="27"/>
          <w:szCs w:val="27"/>
        </w:rPr>
        <w:t>日</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11"/>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91" w:history="1">
        <w:r w:rsidRPr="00B116EB">
          <w:rPr>
            <w:rFonts w:ascii="Georgia" w:eastAsia="宋体" w:hAnsi="Georgia" w:cs="宋体"/>
            <w:color w:val="CA2017"/>
            <w:kern w:val="0"/>
            <w:sz w:val="27"/>
            <w:szCs w:val="27"/>
          </w:rPr>
          <w:t>第二届全国中文知识图谱研讨会</w:t>
        </w:r>
      </w:hyperlink>
      <w:r w:rsidRPr="00B116EB">
        <w:rPr>
          <w:rFonts w:ascii="Georgia" w:eastAsia="宋体" w:hAnsi="Georgia" w:cs="宋体"/>
          <w:color w:val="111111"/>
          <w:kern w:val="0"/>
          <w:sz w:val="27"/>
          <w:szCs w:val="27"/>
        </w:rPr>
        <w:t>(KG 2014)</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 xml:space="preserve"> </w:t>
      </w:r>
      <w:r w:rsidRPr="00B116EB">
        <w:rPr>
          <w:rFonts w:ascii="Georgia" w:eastAsia="宋体" w:hAnsi="Georgia" w:cs="宋体"/>
          <w:color w:val="111111"/>
          <w:kern w:val="0"/>
          <w:sz w:val="27"/>
          <w:szCs w:val="27"/>
        </w:rPr>
        <w:t>武汉</w:t>
      </w:r>
      <w:r w:rsidRPr="00B116EB">
        <w:rPr>
          <w:rFonts w:ascii="Georgia" w:eastAsia="宋体" w:hAnsi="Georgia" w:cs="宋体"/>
          <w:color w:val="111111"/>
          <w:kern w:val="0"/>
          <w:sz w:val="27"/>
          <w:szCs w:val="27"/>
        </w:rPr>
        <w:t>, 2014</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17</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11"/>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92" w:history="1">
        <w:r w:rsidRPr="00B116EB">
          <w:rPr>
            <w:rFonts w:ascii="Georgia" w:eastAsia="宋体" w:hAnsi="Georgia" w:cs="宋体"/>
            <w:color w:val="CA2017"/>
            <w:kern w:val="0"/>
            <w:sz w:val="27"/>
            <w:szCs w:val="27"/>
          </w:rPr>
          <w:t>第一届全国中文知识图谱研讨会</w:t>
        </w:r>
      </w:hyperlink>
      <w:r w:rsidRPr="00B116EB">
        <w:rPr>
          <w:rFonts w:ascii="Georgia" w:eastAsia="宋体" w:hAnsi="Georgia" w:cs="宋体"/>
          <w:color w:val="111111"/>
          <w:kern w:val="0"/>
          <w:sz w:val="27"/>
          <w:szCs w:val="27"/>
        </w:rPr>
        <w:t>(KG 2013)</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 </w:t>
      </w:r>
      <w:r w:rsidRPr="00B116EB">
        <w:rPr>
          <w:rFonts w:ascii="Georgia" w:eastAsia="宋体" w:hAnsi="Georgia" w:cs="宋体"/>
          <w:color w:val="111111"/>
          <w:kern w:val="0"/>
          <w:sz w:val="27"/>
          <w:szCs w:val="27"/>
        </w:rPr>
        <w:t>苏州</w:t>
      </w:r>
      <w:r w:rsidRPr="00B116EB">
        <w:rPr>
          <w:rFonts w:ascii="Georgia" w:eastAsia="宋体" w:hAnsi="Georgia" w:cs="宋体"/>
          <w:color w:val="111111"/>
          <w:kern w:val="0"/>
          <w:sz w:val="27"/>
          <w:szCs w:val="27"/>
        </w:rPr>
        <w:t>, 2013</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10</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12</w:t>
      </w:r>
      <w:r w:rsidRPr="00B116EB">
        <w:rPr>
          <w:rFonts w:ascii="Georgia" w:eastAsia="宋体" w:hAnsi="Georgia" w:cs="宋体"/>
          <w:color w:val="111111"/>
          <w:kern w:val="0"/>
          <w:sz w:val="27"/>
          <w:szCs w:val="27"/>
        </w:rPr>
        <w:t>日</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主办单位</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noProof/>
          <w:color w:val="111111"/>
          <w:kern w:val="0"/>
          <w:sz w:val="27"/>
          <w:szCs w:val="27"/>
        </w:rPr>
        <w:drawing>
          <wp:inline distT="0" distB="0" distL="0" distR="0">
            <wp:extent cx="1524000" cy="1514475"/>
            <wp:effectExtent l="0" t="0" r="0" b="9525"/>
            <wp:docPr id="41" name="图片 41" descr="0zhongwenxinxixueh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zhongwenxinxixuehu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151447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中国中文信息学</w:t>
      </w:r>
      <w:proofErr w:type="gramStart"/>
      <w:r w:rsidRPr="00B116EB">
        <w:rPr>
          <w:rFonts w:ascii="Georgia" w:eastAsia="宋体" w:hAnsi="Georgia" w:cs="宋体"/>
          <w:color w:val="111111"/>
          <w:kern w:val="0"/>
          <w:sz w:val="27"/>
          <w:szCs w:val="27"/>
        </w:rPr>
        <w:t>会语言</w:t>
      </w:r>
      <w:proofErr w:type="gramEnd"/>
      <w:r w:rsidRPr="00B116EB">
        <w:rPr>
          <w:rFonts w:ascii="Georgia" w:eastAsia="宋体" w:hAnsi="Georgia" w:cs="宋体"/>
          <w:color w:val="111111"/>
          <w:kern w:val="0"/>
          <w:sz w:val="27"/>
          <w:szCs w:val="27"/>
        </w:rPr>
        <w:t>与知识计算专业委员会</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lastRenderedPageBreak/>
        <w:t>承办单位</w:t>
      </w:r>
      <w:r w:rsidRPr="00B116EB">
        <w:rPr>
          <w:rFonts w:ascii="Playfair Display" w:eastAsia="宋体" w:hAnsi="Playfair Display" w:cs="宋体"/>
          <w:b/>
          <w:bCs/>
          <w:color w:val="111111"/>
          <w:kern w:val="0"/>
          <w:sz w:val="47"/>
          <w:szCs w:val="47"/>
        </w:rPr>
        <w:br/>
      </w:r>
      <w:r w:rsidRPr="00B116EB">
        <w:rPr>
          <w:rFonts w:ascii="Playfair Display" w:eastAsia="宋体" w:hAnsi="Playfair Display" w:cs="宋体" w:hint="eastAsia"/>
          <w:b/>
          <w:bCs/>
          <w:noProof/>
          <w:color w:val="111111"/>
          <w:kern w:val="0"/>
          <w:sz w:val="47"/>
          <w:szCs w:val="47"/>
        </w:rPr>
        <w:drawing>
          <wp:inline distT="0" distB="0" distL="0" distR="0">
            <wp:extent cx="1428750" cy="1428750"/>
            <wp:effectExtent l="0" t="0" r="0" b="0"/>
            <wp:docPr id="40" name="图片 40" descr="0nankaidax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nankaidax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 xml:space="preserve">  </w:t>
      </w:r>
      <w:r w:rsidRPr="00B116EB">
        <w:rPr>
          <w:rFonts w:ascii="Georgia" w:eastAsia="宋体" w:hAnsi="Georgia" w:cs="宋体"/>
          <w:color w:val="111111"/>
          <w:kern w:val="0"/>
          <w:sz w:val="27"/>
          <w:szCs w:val="27"/>
        </w:rPr>
        <w:t>南开大学</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111111"/>
          <w:kern w:val="0"/>
          <w:sz w:val="27"/>
          <w:szCs w:val="27"/>
        </w:rPr>
        <w:drawing>
          <wp:inline distT="0" distB="0" distL="0" distR="0">
            <wp:extent cx="1428750" cy="1428750"/>
            <wp:effectExtent l="0" t="0" r="0" b="0"/>
            <wp:docPr id="39" name="图片 39" descr="0ti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0tian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天津大学</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白金赞助商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552450"/>
            <wp:effectExtent l="0" t="0" r="0" b="0"/>
            <wp:docPr id="38" name="图片 38" descr="1sibichiNe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sibichiNew">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5524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思必驰信息</w:t>
      </w:r>
      <w:proofErr w:type="gramEnd"/>
      <w:r w:rsidRPr="00B116EB">
        <w:rPr>
          <w:rFonts w:ascii="Georgia" w:eastAsia="宋体" w:hAnsi="Georgia" w:cs="宋体"/>
          <w:color w:val="111111"/>
          <w:kern w:val="0"/>
          <w:sz w:val="27"/>
          <w:szCs w:val="27"/>
        </w:rPr>
        <w:t>科技有限公司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857250"/>
            <wp:effectExtent l="0" t="0" r="0" b="0"/>
            <wp:docPr id="37" name="图片 37" descr="1yuandiangengxi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yuandiangengxin">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lastRenderedPageBreak/>
        <w:t>北京华</w:t>
      </w:r>
      <w:proofErr w:type="gramStart"/>
      <w:r w:rsidRPr="00B116EB">
        <w:rPr>
          <w:rFonts w:ascii="Georgia" w:eastAsia="宋体" w:hAnsi="Georgia" w:cs="宋体"/>
          <w:color w:val="111111"/>
          <w:kern w:val="0"/>
          <w:sz w:val="27"/>
          <w:szCs w:val="27"/>
        </w:rPr>
        <w:t>宇元典信息</w:t>
      </w:r>
      <w:proofErr w:type="gramEnd"/>
      <w:r w:rsidRPr="00B116EB">
        <w:rPr>
          <w:rFonts w:ascii="Georgia" w:eastAsia="宋体" w:hAnsi="Georgia" w:cs="宋体"/>
          <w:color w:val="111111"/>
          <w:kern w:val="0"/>
          <w:sz w:val="27"/>
          <w:szCs w:val="27"/>
        </w:rPr>
        <w:t>服务有限公司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542925"/>
            <wp:effectExtent l="0" t="0" r="0" b="9525"/>
            <wp:docPr id="36" name="图片 36" descr="1meituandianpingNew">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meituandianpingNew">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5429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美团点评</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42900"/>
            <wp:effectExtent l="0" t="0" r="0" b="0"/>
            <wp:docPr id="35" name="图片 35" descr="1weizhongnewnew">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weizhongnewnew">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7500" cy="3429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微众银行</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81000"/>
            <wp:effectExtent l="0" t="0" r="0" b="0"/>
            <wp:docPr id="34" name="图片 34" descr="alibaba">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ibaba">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3810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阿里巴巴集团</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381000"/>
            <wp:effectExtent l="0" t="0" r="0" b="0"/>
            <wp:docPr id="33" name="图片 33" descr="1gtcom">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gtcom">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3810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中译语通</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金牌赞助商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32" name="图片 32" descr="2yunzhisshengNew">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2yunzhisshengNew">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北京云知声信息科技有限公司</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111111"/>
          <w:kern w:val="0"/>
          <w:sz w:val="27"/>
          <w:szCs w:val="27"/>
        </w:rPr>
        <w:lastRenderedPageBreak/>
        <w:drawing>
          <wp:inline distT="0" distB="0" distL="0" distR="0">
            <wp:extent cx="3105150" cy="809625"/>
            <wp:effectExtent l="0" t="0" r="0" b="9525"/>
            <wp:docPr id="31" name="图片 31" descr="平安科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平安科技"/>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8096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平安医疗科技</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30" name="图片 30" descr="2yunzhisshengNew">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yunzhisshengNew">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海知智能</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29" name="图片 29" descr="2shuku">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shuku">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数库科技</w:t>
      </w:r>
      <w:proofErr w:type="gramEnd"/>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CA2017"/>
          <w:kern w:val="0"/>
          <w:sz w:val="27"/>
          <w:szCs w:val="27"/>
        </w:rPr>
        <w:drawing>
          <wp:inline distT="0" distB="0" distL="0" distR="0">
            <wp:extent cx="2905125" cy="542925"/>
            <wp:effectExtent l="0" t="0" r="9525" b="9525"/>
            <wp:docPr id="28" name="图片 28" descr="雅乐">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雅乐">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5125" cy="5429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北京雅乐美森科技有限公司</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t>银牌赞助商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lastRenderedPageBreak/>
        <w:drawing>
          <wp:inline distT="0" distB="0" distL="0" distR="0">
            <wp:extent cx="2857500" cy="1152525"/>
            <wp:effectExtent l="0" t="0" r="0" b="9525"/>
            <wp:docPr id="27" name="图片 27" descr="2haiyizhi">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haiyizhi">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海乂知科技</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26" name="图片 26" descr="2xinheyanjiuyua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2xinheyanjiuyuan">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信和研究院</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1619250" cy="1619250"/>
            <wp:effectExtent l="0" t="0" r="0" b="0"/>
            <wp:docPr id="25" name="图片 25" descr="2xiaomi">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xiaomi">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小米</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09875" cy="981075"/>
            <wp:effectExtent l="0" t="0" r="9525" b="9525"/>
            <wp:docPr id="24" name="图片 24" descr="1yiyundu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yiyundu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9875" cy="981075"/>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医</w:t>
      </w:r>
      <w:proofErr w:type="gramEnd"/>
      <w:r w:rsidRPr="00B116EB">
        <w:rPr>
          <w:rFonts w:ascii="Georgia" w:eastAsia="宋体" w:hAnsi="Georgia" w:cs="宋体"/>
          <w:color w:val="111111"/>
          <w:kern w:val="0"/>
          <w:sz w:val="27"/>
          <w:szCs w:val="27"/>
        </w:rPr>
        <w:t>渡云</w:t>
      </w:r>
    </w:p>
    <w:p w:rsidR="00B116EB" w:rsidRPr="00B116EB" w:rsidRDefault="00B116EB" w:rsidP="00B116EB">
      <w:pPr>
        <w:widowControl/>
        <w:shd w:val="clear" w:color="auto" w:fill="FFFFFF"/>
        <w:spacing w:before="750" w:after="375" w:line="264" w:lineRule="auto"/>
        <w:jc w:val="left"/>
        <w:outlineLvl w:val="2"/>
        <w:rPr>
          <w:rFonts w:ascii="Playfair Display" w:eastAsia="宋体" w:hAnsi="Playfair Display" w:cs="宋体"/>
          <w:b/>
          <w:bCs/>
          <w:color w:val="111111"/>
          <w:kern w:val="0"/>
          <w:sz w:val="47"/>
          <w:szCs w:val="47"/>
        </w:rPr>
      </w:pPr>
      <w:r w:rsidRPr="00B116EB">
        <w:rPr>
          <w:rFonts w:ascii="Playfair Display" w:eastAsia="宋体" w:hAnsi="Playfair Display" w:cs="宋体"/>
          <w:b/>
          <w:bCs/>
          <w:color w:val="111111"/>
          <w:kern w:val="0"/>
          <w:sz w:val="47"/>
          <w:szCs w:val="47"/>
        </w:rPr>
        <w:lastRenderedPageBreak/>
        <w:t>铜牌赞助商</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noProof/>
          <w:color w:val="CA2017"/>
          <w:kern w:val="0"/>
          <w:sz w:val="27"/>
          <w:szCs w:val="27"/>
        </w:rPr>
        <w:drawing>
          <wp:inline distT="0" distB="0" distL="0" distR="0">
            <wp:extent cx="2857500" cy="1152525"/>
            <wp:effectExtent l="0" t="0" r="0" b="9525"/>
            <wp:docPr id="23" name="图片 23" descr="2haiyizhi">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2haiyizhi">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152525"/>
                    </a:xfrm>
                    <a:prstGeom prst="rect">
                      <a:avLst/>
                    </a:prstGeom>
                    <a:noFill/>
                    <a:ln>
                      <a:noFill/>
                    </a:ln>
                  </pic:spPr>
                </pic:pic>
              </a:graphicData>
            </a:graphic>
          </wp:inline>
        </w:drawing>
      </w:r>
    </w:p>
    <w:p w:rsidR="00B116EB" w:rsidRPr="00B116EB" w:rsidRDefault="00B116EB" w:rsidP="00B116EB">
      <w:pPr>
        <w:widowControl/>
        <w:shd w:val="clear" w:color="auto" w:fill="FFFFFF"/>
        <w:spacing w:beforeAutospacing="1" w:line="408" w:lineRule="auto"/>
        <w:jc w:val="center"/>
        <w:rPr>
          <w:rFonts w:ascii="Georgia" w:eastAsia="宋体" w:hAnsi="Georgia" w:cs="宋体"/>
          <w:color w:val="111111"/>
          <w:kern w:val="0"/>
          <w:sz w:val="27"/>
          <w:szCs w:val="27"/>
        </w:rPr>
      </w:pPr>
      <w:proofErr w:type="spellStart"/>
      <w:r w:rsidRPr="00B116EB">
        <w:rPr>
          <w:rFonts w:ascii="Georgia" w:eastAsia="宋体" w:hAnsi="Georgia" w:cs="宋体"/>
          <w:color w:val="111111"/>
          <w:kern w:val="0"/>
          <w:sz w:val="27"/>
          <w:szCs w:val="27"/>
        </w:rPr>
        <w:t>SoftBank</w:t>
      </w:r>
      <w:proofErr w:type="spellEnd"/>
      <w:r w:rsidRPr="00B116EB">
        <w:rPr>
          <w:rFonts w:ascii="Georgia" w:eastAsia="宋体" w:hAnsi="Georgia" w:cs="宋体"/>
          <w:color w:val="111111"/>
          <w:kern w:val="0"/>
          <w:sz w:val="27"/>
          <w:szCs w:val="27"/>
        </w:rPr>
        <w:t xml:space="preserve"> Robotics</w: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Georgia" w:eastAsia="宋体" w:hAnsi="Georgia" w:cs="宋体" w:hint="eastAsia"/>
          <w:noProof/>
          <w:color w:val="CA2017"/>
          <w:kern w:val="0"/>
          <w:sz w:val="27"/>
          <w:szCs w:val="27"/>
        </w:rPr>
        <w:drawing>
          <wp:inline distT="0" distB="0" distL="0" distR="0">
            <wp:extent cx="2924175" cy="1685925"/>
            <wp:effectExtent l="0" t="0" r="9525" b="9525"/>
            <wp:docPr id="22" name="图片 22" descr="微信图片_2018072817294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微信图片_20180728172941">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4175" cy="1685925"/>
                    </a:xfrm>
                    <a:prstGeom prst="rect">
                      <a:avLst/>
                    </a:prstGeom>
                    <a:noFill/>
                    <a:ln>
                      <a:noFill/>
                    </a:ln>
                  </pic:spPr>
                </pic:pic>
              </a:graphicData>
            </a:graphic>
          </wp:inline>
        </w:drawing>
      </w:r>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文因互联</w:t>
      </w:r>
      <w:proofErr w:type="gramEnd"/>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p>
    <w:p w:rsidR="00B116EB" w:rsidRPr="00B116EB" w:rsidRDefault="00B116EB" w:rsidP="00B116EB">
      <w:pPr>
        <w:widowControl/>
        <w:spacing w:before="100" w:beforeAutospacing="1" w:after="100" w:afterAutospacing="1" w:line="264" w:lineRule="auto"/>
        <w:jc w:val="center"/>
        <w:outlineLvl w:val="1"/>
        <w:rPr>
          <w:rFonts w:ascii="Playfair Display" w:eastAsia="宋体" w:hAnsi="Playfair Display" w:cs="宋体"/>
          <w:b/>
          <w:bCs/>
          <w:color w:val="111111"/>
          <w:kern w:val="0"/>
          <w:sz w:val="59"/>
          <w:szCs w:val="59"/>
        </w:rPr>
      </w:pPr>
      <w:hyperlink r:id="rId93" w:tooltip="2018全国知识图谱与语义计算大会 — China Conference on Knowledge Graph and Semantic Computing –  天津，2018年8月14日-8月17日" w:history="1">
        <w:r w:rsidRPr="00B116EB">
          <w:rPr>
            <w:rFonts w:ascii="Playfair Display" w:eastAsia="宋体" w:hAnsi="Playfair Display" w:cs="宋体"/>
            <w:b/>
            <w:bCs/>
            <w:color w:val="111111"/>
            <w:kern w:val="0"/>
            <w:sz w:val="59"/>
            <w:szCs w:val="59"/>
          </w:rPr>
          <w:t>2018</w:t>
        </w:r>
        <w:r w:rsidRPr="00B116EB">
          <w:rPr>
            <w:rFonts w:ascii="Playfair Display" w:eastAsia="宋体" w:hAnsi="Playfair Display" w:cs="宋体"/>
            <w:b/>
            <w:bCs/>
            <w:color w:val="111111"/>
            <w:kern w:val="0"/>
            <w:sz w:val="59"/>
            <w:szCs w:val="59"/>
          </w:rPr>
          <w:t>全国知识图谱与语义计算大会</w:t>
        </w:r>
      </w:hyperlink>
      <w:r w:rsidRPr="00B116EB">
        <w:rPr>
          <w:rFonts w:ascii="Playfair Display" w:eastAsia="宋体" w:hAnsi="Playfair Display" w:cs="宋体"/>
          <w:b/>
          <w:bCs/>
          <w:color w:val="111111"/>
          <w:kern w:val="0"/>
          <w:sz w:val="59"/>
          <w:szCs w:val="59"/>
        </w:rPr>
        <w:t xml:space="preserve"> </w:t>
      </w:r>
    </w:p>
    <w:p w:rsidR="00B116EB" w:rsidRPr="00B116EB" w:rsidRDefault="00B116EB" w:rsidP="00B116EB">
      <w:pPr>
        <w:widowControl/>
        <w:spacing w:before="225" w:after="100" w:afterAutospacing="1" w:line="288" w:lineRule="auto"/>
        <w:jc w:val="center"/>
        <w:outlineLvl w:val="3"/>
        <w:rPr>
          <w:rFonts w:ascii="Playfair Display" w:eastAsia="宋体" w:hAnsi="Playfair Display" w:cs="宋体"/>
          <w:b/>
          <w:bCs/>
          <w:i/>
          <w:iCs/>
          <w:color w:val="111111"/>
          <w:kern w:val="0"/>
          <w:sz w:val="29"/>
          <w:szCs w:val="29"/>
        </w:rPr>
      </w:pPr>
      <w:r w:rsidRPr="00B116EB">
        <w:rPr>
          <w:rFonts w:ascii="Playfair Display" w:eastAsia="宋体" w:hAnsi="Playfair Display" w:cs="宋体"/>
          <w:b/>
          <w:bCs/>
          <w:i/>
          <w:iCs/>
          <w:color w:val="111111"/>
          <w:kern w:val="0"/>
          <w:sz w:val="29"/>
          <w:szCs w:val="29"/>
        </w:rPr>
        <w:t xml:space="preserve">China Conference on Knowledge Graph and Semantic Computing – </w:t>
      </w:r>
      <w:r w:rsidRPr="00B116EB">
        <w:rPr>
          <w:rFonts w:ascii="Playfair Display" w:eastAsia="宋体" w:hAnsi="Playfair Display" w:cs="宋体"/>
          <w:b/>
          <w:bCs/>
          <w:i/>
          <w:iCs/>
          <w:color w:val="111111"/>
          <w:kern w:val="0"/>
          <w:sz w:val="29"/>
          <w:szCs w:val="29"/>
        </w:rPr>
        <w:t>天津，</w:t>
      </w:r>
      <w:r w:rsidRPr="00B116EB">
        <w:rPr>
          <w:rFonts w:ascii="Playfair Display" w:eastAsia="宋体" w:hAnsi="Playfair Display" w:cs="宋体"/>
          <w:b/>
          <w:bCs/>
          <w:i/>
          <w:iCs/>
          <w:color w:val="111111"/>
          <w:kern w:val="0"/>
          <w:sz w:val="29"/>
          <w:szCs w:val="29"/>
        </w:rPr>
        <w:t>2018</w:t>
      </w:r>
      <w:r w:rsidRPr="00B116EB">
        <w:rPr>
          <w:rFonts w:ascii="Playfair Display" w:eastAsia="宋体" w:hAnsi="Playfair Display" w:cs="宋体"/>
          <w:b/>
          <w:bCs/>
          <w:i/>
          <w:iCs/>
          <w:color w:val="111111"/>
          <w:kern w:val="0"/>
          <w:sz w:val="29"/>
          <w:szCs w:val="29"/>
        </w:rPr>
        <w:t>年</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14</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-8</w:t>
      </w:r>
      <w:r w:rsidRPr="00B116EB">
        <w:rPr>
          <w:rFonts w:ascii="Playfair Display" w:eastAsia="宋体" w:hAnsi="Playfair Display" w:cs="宋体"/>
          <w:b/>
          <w:bCs/>
          <w:i/>
          <w:iCs/>
          <w:color w:val="111111"/>
          <w:kern w:val="0"/>
          <w:sz w:val="29"/>
          <w:szCs w:val="29"/>
        </w:rPr>
        <w:t>月</w:t>
      </w:r>
      <w:r w:rsidRPr="00B116EB">
        <w:rPr>
          <w:rFonts w:ascii="Playfair Display" w:eastAsia="宋体" w:hAnsi="Playfair Display" w:cs="宋体"/>
          <w:b/>
          <w:bCs/>
          <w:i/>
          <w:iCs/>
          <w:color w:val="111111"/>
          <w:kern w:val="0"/>
          <w:sz w:val="29"/>
          <w:szCs w:val="29"/>
        </w:rPr>
        <w:t>17</w:t>
      </w:r>
      <w:r w:rsidRPr="00B116EB">
        <w:rPr>
          <w:rFonts w:ascii="Playfair Display" w:eastAsia="宋体" w:hAnsi="Playfair Display" w:cs="宋体"/>
          <w:b/>
          <w:bCs/>
          <w:i/>
          <w:iCs/>
          <w:color w:val="111111"/>
          <w:kern w:val="0"/>
          <w:sz w:val="29"/>
          <w:szCs w:val="29"/>
        </w:rPr>
        <w:t>日</w:t>
      </w:r>
      <w:r w:rsidRPr="00B116EB">
        <w:rPr>
          <w:rFonts w:ascii="Playfair Display" w:eastAsia="宋体" w:hAnsi="Playfair Display" w:cs="宋体"/>
          <w:b/>
          <w:bCs/>
          <w:i/>
          <w:iCs/>
          <w:color w:val="111111"/>
          <w:kern w:val="0"/>
          <w:sz w:val="29"/>
          <w:szCs w:val="29"/>
        </w:rPr>
        <w:t xml:space="preserve"> </w:t>
      </w:r>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4" w:history="1">
        <w:r w:rsidRPr="00B116EB">
          <w:rPr>
            <w:rFonts w:ascii="Playfair Display" w:eastAsia="宋体" w:hAnsi="Playfair Display" w:cs="宋体"/>
            <w:vanish/>
            <w:color w:val="CA2017"/>
            <w:kern w:val="0"/>
            <w:sz w:val="26"/>
            <w:szCs w:val="26"/>
          </w:rPr>
          <w:t>首页</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5" w:history="1">
        <w:r w:rsidRPr="00B116EB">
          <w:rPr>
            <w:rFonts w:ascii="Playfair Display" w:eastAsia="宋体" w:hAnsi="Playfair Display" w:cs="宋体"/>
            <w:vanish/>
            <w:color w:val="CA2017"/>
            <w:kern w:val="0"/>
            <w:sz w:val="26"/>
            <w:szCs w:val="26"/>
          </w:rPr>
          <w:t>组织</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6" w:history="1">
        <w:r w:rsidRPr="00B116EB">
          <w:rPr>
            <w:rFonts w:ascii="Playfair Display" w:eastAsia="宋体" w:hAnsi="Playfair Display" w:cs="宋体"/>
            <w:vanish/>
            <w:color w:val="CA2017"/>
            <w:kern w:val="0"/>
            <w:sz w:val="26"/>
            <w:szCs w:val="26"/>
          </w:rPr>
          <w:t>论文</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7" w:history="1">
        <w:r w:rsidRPr="00B116EB">
          <w:rPr>
            <w:rFonts w:ascii="Playfair Display" w:eastAsia="宋体" w:hAnsi="Playfair Display" w:cs="宋体"/>
            <w:vanish/>
            <w:color w:val="CA2017"/>
            <w:kern w:val="0"/>
            <w:sz w:val="26"/>
            <w:szCs w:val="26"/>
          </w:rPr>
          <w:t>日程</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8" w:history="1">
        <w:r w:rsidRPr="00B116EB">
          <w:rPr>
            <w:rFonts w:ascii="Playfair Display" w:eastAsia="宋体" w:hAnsi="Playfair Display" w:cs="宋体"/>
            <w:vanish/>
            <w:color w:val="CA2017"/>
            <w:kern w:val="0"/>
            <w:sz w:val="26"/>
            <w:szCs w:val="26"/>
          </w:rPr>
          <w:t>注册</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99" w:history="1">
        <w:r w:rsidRPr="00B116EB">
          <w:rPr>
            <w:rFonts w:ascii="Playfair Display" w:eastAsia="宋体" w:hAnsi="Playfair Display" w:cs="宋体"/>
            <w:vanish/>
            <w:color w:val="CA2017"/>
            <w:kern w:val="0"/>
            <w:sz w:val="26"/>
            <w:szCs w:val="26"/>
          </w:rPr>
          <w:t>地点交通</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0" w:history="1">
        <w:r w:rsidRPr="00B116EB">
          <w:rPr>
            <w:rFonts w:ascii="Playfair Display" w:eastAsia="宋体" w:hAnsi="Playfair Display" w:cs="宋体"/>
            <w:vanish/>
            <w:color w:val="CA2017"/>
            <w:kern w:val="0"/>
            <w:sz w:val="26"/>
            <w:szCs w:val="26"/>
          </w:rPr>
          <w:t>特邀报告</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1" w:history="1">
        <w:r w:rsidRPr="00B116EB">
          <w:rPr>
            <w:rFonts w:ascii="Playfair Display" w:eastAsia="宋体" w:hAnsi="Playfair Display" w:cs="宋体"/>
            <w:vanish/>
            <w:color w:val="CA2017"/>
            <w:kern w:val="0"/>
            <w:sz w:val="26"/>
            <w:szCs w:val="26"/>
          </w:rPr>
          <w:t>前沿技术讲习班</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2" w:history="1">
        <w:r w:rsidRPr="00B116EB">
          <w:rPr>
            <w:rFonts w:ascii="Playfair Display" w:eastAsia="宋体" w:hAnsi="Playfair Display" w:cs="宋体"/>
            <w:vanish/>
            <w:color w:val="CA2017"/>
            <w:kern w:val="0"/>
            <w:sz w:val="26"/>
            <w:szCs w:val="26"/>
          </w:rPr>
          <w:t>评测</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3" w:history="1">
        <w:r w:rsidRPr="00B116EB">
          <w:rPr>
            <w:rFonts w:ascii="Playfair Display" w:eastAsia="宋体" w:hAnsi="Playfair Display" w:cs="宋体"/>
            <w:vanish/>
            <w:color w:val="CA2017"/>
            <w:kern w:val="0"/>
            <w:sz w:val="26"/>
            <w:szCs w:val="26"/>
          </w:rPr>
          <w:t>工业界论坛</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4" w:history="1">
        <w:r w:rsidRPr="00B116EB">
          <w:rPr>
            <w:rFonts w:ascii="Playfair Display" w:eastAsia="宋体" w:hAnsi="Playfair Display" w:cs="宋体"/>
            <w:vanish/>
            <w:color w:val="CA2017"/>
            <w:kern w:val="0"/>
            <w:sz w:val="26"/>
            <w:szCs w:val="26"/>
          </w:rPr>
          <w:t>赞助</w:t>
        </w:r>
      </w:hyperlink>
    </w:p>
    <w:p w:rsidR="00B116EB" w:rsidRPr="00B116EB" w:rsidRDefault="00B116EB" w:rsidP="00B116EB">
      <w:pPr>
        <w:widowControl/>
        <w:numPr>
          <w:ilvl w:val="0"/>
          <w:numId w:val="15"/>
        </w:numPr>
        <w:spacing w:before="100" w:beforeAutospacing="1" w:after="100" w:afterAutospacing="1"/>
        <w:jc w:val="left"/>
        <w:rPr>
          <w:rFonts w:ascii="Playfair Display" w:eastAsia="宋体" w:hAnsi="Playfair Display" w:cs="宋体"/>
          <w:vanish/>
          <w:color w:val="111111"/>
          <w:kern w:val="0"/>
          <w:sz w:val="26"/>
          <w:szCs w:val="26"/>
        </w:rPr>
      </w:pPr>
      <w:hyperlink r:id="rId105" w:tgtFrame="_blank" w:history="1">
        <w:r w:rsidRPr="00B116EB">
          <w:rPr>
            <w:rFonts w:ascii="Playfair Display" w:eastAsia="宋体" w:hAnsi="Playfair Display" w:cs="宋体"/>
            <w:vanish/>
            <w:color w:val="CA2017"/>
            <w:kern w:val="0"/>
            <w:sz w:val="26"/>
            <w:szCs w:val="26"/>
          </w:rPr>
          <w:t>ENGLISH</w:t>
        </w:r>
      </w:hyperlink>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06" w:history="1">
        <w:r w:rsidRPr="00B116EB">
          <w:rPr>
            <w:rFonts w:ascii="Playfair Display" w:eastAsia="宋体" w:hAnsi="Playfair Display" w:cs="宋体"/>
            <w:color w:val="111111"/>
            <w:kern w:val="0"/>
            <w:sz w:val="23"/>
            <w:szCs w:val="23"/>
          </w:rPr>
          <w:t>首页</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07" w:history="1">
        <w:r w:rsidRPr="00B116EB">
          <w:rPr>
            <w:rFonts w:ascii="Playfair Display" w:eastAsia="宋体" w:hAnsi="Playfair Display" w:cs="宋体"/>
            <w:color w:val="111111"/>
            <w:kern w:val="0"/>
            <w:sz w:val="23"/>
            <w:szCs w:val="23"/>
          </w:rPr>
          <w:t>组织</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08" w:history="1">
        <w:r w:rsidRPr="00B116EB">
          <w:rPr>
            <w:rFonts w:ascii="Playfair Display" w:eastAsia="宋体" w:hAnsi="Playfair Display" w:cs="宋体"/>
            <w:color w:val="111111"/>
            <w:kern w:val="0"/>
            <w:sz w:val="23"/>
            <w:szCs w:val="23"/>
          </w:rPr>
          <w:t>论文</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09" w:history="1">
        <w:r w:rsidRPr="00B116EB">
          <w:rPr>
            <w:rFonts w:ascii="Playfair Display" w:eastAsia="宋体" w:hAnsi="Playfair Display" w:cs="宋体"/>
            <w:color w:val="111111"/>
            <w:kern w:val="0"/>
            <w:sz w:val="23"/>
            <w:szCs w:val="23"/>
          </w:rPr>
          <w:t>日程</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0" w:history="1">
        <w:r w:rsidRPr="00B116EB">
          <w:rPr>
            <w:rFonts w:ascii="Playfair Display" w:eastAsia="宋体" w:hAnsi="Playfair Display" w:cs="宋体"/>
            <w:color w:val="111111"/>
            <w:kern w:val="0"/>
            <w:sz w:val="23"/>
            <w:szCs w:val="23"/>
          </w:rPr>
          <w:t>注册</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1" w:history="1">
        <w:r w:rsidRPr="00B116EB">
          <w:rPr>
            <w:rFonts w:ascii="Playfair Display" w:eastAsia="宋体" w:hAnsi="Playfair Display" w:cs="宋体"/>
            <w:color w:val="111111"/>
            <w:kern w:val="0"/>
            <w:sz w:val="23"/>
            <w:szCs w:val="23"/>
          </w:rPr>
          <w:t>地点交通</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2" w:history="1">
        <w:r w:rsidRPr="00B116EB">
          <w:rPr>
            <w:rFonts w:ascii="Playfair Display" w:eastAsia="宋体" w:hAnsi="Playfair Display" w:cs="宋体"/>
            <w:color w:val="111111"/>
            <w:kern w:val="0"/>
            <w:sz w:val="23"/>
            <w:szCs w:val="23"/>
          </w:rPr>
          <w:t>特邀报告</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3" w:history="1">
        <w:r w:rsidRPr="00B116EB">
          <w:rPr>
            <w:rFonts w:ascii="Playfair Display" w:eastAsia="宋体" w:hAnsi="Playfair Display" w:cs="宋体"/>
            <w:color w:val="111111"/>
            <w:kern w:val="0"/>
            <w:sz w:val="23"/>
            <w:szCs w:val="23"/>
          </w:rPr>
          <w:t>前沿技术讲习班</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4" w:history="1">
        <w:r w:rsidRPr="00B116EB">
          <w:rPr>
            <w:rFonts w:ascii="Playfair Display" w:eastAsia="宋体" w:hAnsi="Playfair Display" w:cs="宋体"/>
            <w:color w:val="111111"/>
            <w:kern w:val="0"/>
            <w:sz w:val="23"/>
            <w:szCs w:val="23"/>
          </w:rPr>
          <w:t>评测</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5" w:history="1">
        <w:r w:rsidRPr="00B116EB">
          <w:rPr>
            <w:rFonts w:ascii="Playfair Display" w:eastAsia="宋体" w:hAnsi="Playfair Display" w:cs="宋体"/>
            <w:color w:val="111111"/>
            <w:kern w:val="0"/>
            <w:sz w:val="23"/>
            <w:szCs w:val="23"/>
          </w:rPr>
          <w:t>工业界论坛</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6" w:history="1">
        <w:r w:rsidRPr="00B116EB">
          <w:rPr>
            <w:rFonts w:ascii="Playfair Display" w:eastAsia="宋体" w:hAnsi="Playfair Display" w:cs="宋体"/>
            <w:color w:val="111111"/>
            <w:kern w:val="0"/>
            <w:sz w:val="23"/>
            <w:szCs w:val="23"/>
          </w:rPr>
          <w:t>赞助</w:t>
        </w:r>
      </w:hyperlink>
    </w:p>
    <w:p w:rsidR="00B116EB" w:rsidRPr="00B116EB" w:rsidRDefault="00B116EB" w:rsidP="00B116EB">
      <w:pPr>
        <w:widowControl/>
        <w:numPr>
          <w:ilvl w:val="0"/>
          <w:numId w:val="16"/>
        </w:numPr>
        <w:spacing w:before="100" w:beforeAutospacing="1" w:after="100" w:afterAutospacing="1"/>
        <w:jc w:val="center"/>
        <w:rPr>
          <w:rFonts w:ascii="Playfair Display" w:eastAsia="宋体" w:hAnsi="Playfair Display" w:cs="宋体"/>
          <w:color w:val="111111"/>
          <w:kern w:val="0"/>
          <w:sz w:val="23"/>
          <w:szCs w:val="23"/>
        </w:rPr>
      </w:pPr>
      <w:hyperlink r:id="rId117" w:tgtFrame="_blank" w:history="1">
        <w:r w:rsidRPr="00B116EB">
          <w:rPr>
            <w:rFonts w:ascii="Playfair Display" w:eastAsia="宋体" w:hAnsi="Playfair Display" w:cs="宋体"/>
            <w:color w:val="111111"/>
            <w:kern w:val="0"/>
            <w:sz w:val="23"/>
            <w:szCs w:val="23"/>
          </w:rPr>
          <w:t>ENGLISH</w:t>
        </w:r>
      </w:hyperlink>
    </w:p>
    <w:p w:rsidR="00B116EB" w:rsidRPr="00B116EB" w:rsidRDefault="00B116EB" w:rsidP="00B116EB">
      <w:pPr>
        <w:widowControl/>
        <w:jc w:val="left"/>
        <w:rPr>
          <w:rFonts w:ascii="Playfair Display" w:eastAsia="宋体" w:hAnsi="Playfair Display" w:cs="宋体"/>
          <w:color w:val="111111"/>
          <w:kern w:val="0"/>
          <w:sz w:val="26"/>
          <w:szCs w:val="26"/>
        </w:rPr>
      </w:pPr>
      <w:r w:rsidRPr="00B116EB">
        <w:rPr>
          <w:rFonts w:ascii="Playfair Display" w:eastAsia="宋体" w:hAnsi="Playfair Display" w:cs="宋体" w:hint="eastAsia"/>
          <w:noProof/>
          <w:color w:val="111111"/>
          <w:kern w:val="0"/>
          <w:sz w:val="26"/>
          <w:szCs w:val="26"/>
        </w:rPr>
        <w:drawing>
          <wp:inline distT="0" distB="0" distL="0" distR="0">
            <wp:extent cx="12192000" cy="4229100"/>
            <wp:effectExtent l="0" t="0" r="0" b="0"/>
            <wp:docPr id="43" name="图片 43" descr="http://www.ccks2018.cn/wp-content/uploads/2018/06/top1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ccks2018.cn/wp-content/uploads/2018/06/top1New-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0" cy="4229100"/>
                    </a:xfrm>
                    <a:prstGeom prst="rect">
                      <a:avLst/>
                    </a:prstGeom>
                    <a:noFill/>
                    <a:ln>
                      <a:noFill/>
                    </a:ln>
                  </pic:spPr>
                </pic:pic>
              </a:graphicData>
            </a:graphic>
          </wp:inline>
        </w:drawing>
      </w:r>
    </w:p>
    <w:p w:rsidR="00B116EB" w:rsidRPr="00B116EB" w:rsidRDefault="00B116EB" w:rsidP="00B116EB">
      <w:pPr>
        <w:widowControl/>
        <w:shd w:val="clear" w:color="auto" w:fill="FFFFFF"/>
        <w:spacing w:before="100" w:beforeAutospacing="1" w:after="100" w:afterAutospacing="1" w:line="312" w:lineRule="auto"/>
        <w:jc w:val="left"/>
        <w:outlineLvl w:val="0"/>
        <w:rPr>
          <w:rFonts w:ascii="Playfair Display" w:eastAsia="宋体" w:hAnsi="Playfair Display" w:cs="宋体"/>
          <w:b/>
          <w:bCs/>
          <w:color w:val="111111"/>
          <w:kern w:val="36"/>
          <w:sz w:val="68"/>
          <w:szCs w:val="68"/>
        </w:rPr>
      </w:pPr>
      <w:hyperlink r:id="rId118" w:tooltip="评测" w:history="1">
        <w:r w:rsidRPr="00B116EB">
          <w:rPr>
            <w:rFonts w:ascii="Playfair Display" w:eastAsia="宋体" w:hAnsi="Playfair Display" w:cs="宋体"/>
            <w:b/>
            <w:bCs/>
            <w:color w:val="111111"/>
            <w:kern w:val="36"/>
            <w:sz w:val="68"/>
            <w:szCs w:val="68"/>
          </w:rPr>
          <w:t>评测</w:t>
        </w:r>
      </w:hyperlink>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一、任务简介</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lastRenderedPageBreak/>
        <w:t>全国知识图谱与语义计算大会（</w:t>
      </w:r>
      <w:r w:rsidRPr="00B116EB">
        <w:rPr>
          <w:rFonts w:ascii="Georgia" w:eastAsia="宋体" w:hAnsi="Georgia" w:cs="宋体"/>
          <w:color w:val="111111"/>
          <w:kern w:val="0"/>
          <w:sz w:val="27"/>
          <w:szCs w:val="27"/>
        </w:rPr>
        <w:t>CCKS: China Conference on Knowledge Graph and Semantic Computing</w:t>
      </w:r>
      <w:r w:rsidRPr="00B116EB">
        <w:rPr>
          <w:rFonts w:ascii="Georgia" w:eastAsia="宋体" w:hAnsi="Georgia" w:cs="宋体"/>
          <w:color w:val="111111"/>
          <w:kern w:val="0"/>
          <w:sz w:val="27"/>
          <w:szCs w:val="27"/>
        </w:rPr>
        <w:t>）由中国中文信息学</w:t>
      </w:r>
      <w:proofErr w:type="gramStart"/>
      <w:r w:rsidRPr="00B116EB">
        <w:rPr>
          <w:rFonts w:ascii="Georgia" w:eastAsia="宋体" w:hAnsi="Georgia" w:cs="宋体"/>
          <w:color w:val="111111"/>
          <w:kern w:val="0"/>
          <w:sz w:val="27"/>
          <w:szCs w:val="27"/>
        </w:rPr>
        <w:t>会语言</w:t>
      </w:r>
      <w:proofErr w:type="gramEnd"/>
      <w:r w:rsidRPr="00B116EB">
        <w:rPr>
          <w:rFonts w:ascii="Georgia" w:eastAsia="宋体" w:hAnsi="Georgia" w:cs="宋体"/>
          <w:color w:val="111111"/>
          <w:kern w:val="0"/>
          <w:sz w:val="27"/>
          <w:szCs w:val="27"/>
        </w:rPr>
        <w:t>与知识计算专业委员会组织和承办。全国知识图谱与语义计算大会已经成为国内知识图谱、语义技术、链接数据等领域的核心会议，聚集了知识表示、自然语言理解、机器学习、数据库、</w:t>
      </w:r>
      <w:proofErr w:type="gramStart"/>
      <w:r w:rsidRPr="00B116EB">
        <w:rPr>
          <w:rFonts w:ascii="Georgia" w:eastAsia="宋体" w:hAnsi="Georgia" w:cs="宋体"/>
          <w:color w:val="111111"/>
          <w:kern w:val="0"/>
          <w:sz w:val="27"/>
          <w:szCs w:val="27"/>
        </w:rPr>
        <w:t>图计算</w:t>
      </w:r>
      <w:proofErr w:type="gramEnd"/>
      <w:r w:rsidRPr="00B116EB">
        <w:rPr>
          <w:rFonts w:ascii="Georgia" w:eastAsia="宋体" w:hAnsi="Georgia" w:cs="宋体"/>
          <w:color w:val="111111"/>
          <w:kern w:val="0"/>
          <w:sz w:val="27"/>
          <w:szCs w:val="27"/>
        </w:rPr>
        <w:t>等相关领域的重要学者和研究人员。</w:t>
      </w:r>
      <w:r w:rsidRPr="00B116EB">
        <w:rPr>
          <w:rFonts w:ascii="Georgia" w:eastAsia="宋体" w:hAnsi="Georgia" w:cs="宋体"/>
          <w:color w:val="111111"/>
          <w:kern w:val="0"/>
          <w:sz w:val="27"/>
          <w:szCs w:val="27"/>
        </w:rPr>
        <w:t>2018</w:t>
      </w:r>
      <w:r w:rsidRPr="00B116EB">
        <w:rPr>
          <w:rFonts w:ascii="Georgia" w:eastAsia="宋体" w:hAnsi="Georgia" w:cs="宋体"/>
          <w:color w:val="111111"/>
          <w:kern w:val="0"/>
          <w:sz w:val="27"/>
          <w:szCs w:val="27"/>
        </w:rPr>
        <w:t>年全国知识图谱和语义计算大会（</w:t>
      </w:r>
      <w:r w:rsidRPr="00B116EB">
        <w:rPr>
          <w:rFonts w:ascii="Georgia" w:eastAsia="宋体" w:hAnsi="Georgia" w:cs="宋体"/>
          <w:color w:val="111111"/>
          <w:kern w:val="0"/>
          <w:sz w:val="27"/>
          <w:szCs w:val="27"/>
        </w:rPr>
        <w:t>www.ccks2018.cn</w:t>
      </w:r>
      <w:r w:rsidRPr="00B116EB">
        <w:rPr>
          <w:rFonts w:ascii="Georgia" w:eastAsia="宋体" w:hAnsi="Georgia" w:cs="宋体"/>
          <w:color w:val="111111"/>
          <w:kern w:val="0"/>
          <w:sz w:val="27"/>
          <w:szCs w:val="27"/>
        </w:rPr>
        <w:t>）将于</w:t>
      </w:r>
      <w:r w:rsidRPr="00B116EB">
        <w:rPr>
          <w:rFonts w:ascii="Georgia" w:eastAsia="宋体" w:hAnsi="Georgia" w:cs="宋体"/>
          <w:color w:val="111111"/>
          <w:kern w:val="0"/>
          <w:sz w:val="27"/>
          <w:szCs w:val="27"/>
        </w:rPr>
        <w:t>2018</w:t>
      </w:r>
      <w:r w:rsidRPr="00B116EB">
        <w:rPr>
          <w:rFonts w:ascii="Georgia" w:eastAsia="宋体" w:hAnsi="Georgia" w:cs="宋体"/>
          <w:color w:val="111111"/>
          <w:kern w:val="0"/>
          <w:sz w:val="27"/>
          <w:szCs w:val="27"/>
        </w:rPr>
        <w:t>年</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14</w:t>
      </w:r>
      <w:r w:rsidRPr="00B116EB">
        <w:rPr>
          <w:rFonts w:ascii="Georgia" w:eastAsia="宋体" w:hAnsi="Georgia" w:cs="宋体"/>
          <w:color w:val="111111"/>
          <w:kern w:val="0"/>
          <w:sz w:val="27"/>
          <w:szCs w:val="27"/>
        </w:rPr>
        <w:t>日至</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17</w:t>
      </w:r>
      <w:r w:rsidRPr="00B116EB">
        <w:rPr>
          <w:rFonts w:ascii="Georgia" w:eastAsia="宋体" w:hAnsi="Georgia" w:cs="宋体"/>
          <w:color w:val="111111"/>
          <w:kern w:val="0"/>
          <w:sz w:val="27"/>
          <w:szCs w:val="27"/>
        </w:rPr>
        <w:t>日在天津召开。大会的主题是</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知识计算与语言理解</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，旨在探讨大数据环境</w:t>
      </w:r>
      <w:proofErr w:type="gramStart"/>
      <w:r w:rsidRPr="00B116EB">
        <w:rPr>
          <w:rFonts w:ascii="Georgia" w:eastAsia="宋体" w:hAnsi="Georgia" w:cs="宋体"/>
          <w:color w:val="111111"/>
          <w:kern w:val="0"/>
          <w:sz w:val="27"/>
          <w:szCs w:val="27"/>
        </w:rPr>
        <w:t>下语言</w:t>
      </w:r>
      <w:proofErr w:type="gramEnd"/>
      <w:r w:rsidRPr="00B116EB">
        <w:rPr>
          <w:rFonts w:ascii="Georgia" w:eastAsia="宋体" w:hAnsi="Georgia" w:cs="宋体"/>
          <w:color w:val="111111"/>
          <w:kern w:val="0"/>
          <w:sz w:val="27"/>
          <w:szCs w:val="27"/>
        </w:rPr>
        <w:t>理解、知识获取与智能服务的关键技术和应用。</w:t>
      </w:r>
      <w:r w:rsidRPr="00B116EB">
        <w:rPr>
          <w:rFonts w:ascii="Georgia" w:eastAsia="宋体" w:hAnsi="Georgia" w:cs="宋体"/>
          <w:color w:val="111111"/>
          <w:kern w:val="0"/>
          <w:sz w:val="27"/>
          <w:szCs w:val="27"/>
        </w:rPr>
        <w:br/>
        <w:t>CCKS</w:t>
      </w:r>
      <w:r w:rsidRPr="00B116EB">
        <w:rPr>
          <w:rFonts w:ascii="Georgia" w:eastAsia="宋体" w:hAnsi="Georgia" w:cs="宋体"/>
          <w:color w:val="111111"/>
          <w:kern w:val="0"/>
          <w:sz w:val="27"/>
          <w:szCs w:val="27"/>
        </w:rPr>
        <w:t>系列评测旨在为研究人员提供测试知识图谱与语义计算技术、算法、及系统的平台和资源，促进国内知识图谱领域的技术发展，以及学术成果与产业需求的融合和对接。</w:t>
      </w:r>
      <w:r w:rsidRPr="00B116EB">
        <w:rPr>
          <w:rFonts w:ascii="Georgia" w:eastAsia="宋体" w:hAnsi="Georgia" w:cs="宋体"/>
          <w:color w:val="111111"/>
          <w:kern w:val="0"/>
          <w:sz w:val="27"/>
          <w:szCs w:val="27"/>
        </w:rPr>
        <w:t>CCKS 2018</w:t>
      </w:r>
      <w:r w:rsidRPr="00B116EB">
        <w:rPr>
          <w:rFonts w:ascii="Georgia" w:eastAsia="宋体" w:hAnsi="Georgia" w:cs="宋体"/>
          <w:color w:val="111111"/>
          <w:kern w:val="0"/>
          <w:sz w:val="27"/>
          <w:szCs w:val="27"/>
        </w:rPr>
        <w:t>共设立</w:t>
      </w:r>
      <w:r w:rsidRPr="00B116EB">
        <w:rPr>
          <w:rFonts w:ascii="Georgia" w:eastAsia="宋体" w:hAnsi="Georgia" w:cs="宋体"/>
          <w:color w:val="111111"/>
          <w:kern w:val="0"/>
          <w:sz w:val="27"/>
          <w:szCs w:val="27"/>
        </w:rPr>
        <w:t>4</w:t>
      </w:r>
      <w:r w:rsidRPr="00B116EB">
        <w:rPr>
          <w:rFonts w:ascii="Georgia" w:eastAsia="宋体" w:hAnsi="Georgia" w:cs="宋体"/>
          <w:color w:val="111111"/>
          <w:kern w:val="0"/>
          <w:sz w:val="27"/>
          <w:szCs w:val="27"/>
        </w:rPr>
        <w:t>个相关主题评测任务，分别是：面向中文电子病历的命名实体识别、面向音乐领域的命令理解、智能客服问句匹配以及开放领域的中文问答。</w:t>
      </w:r>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任务</w:t>
      </w:r>
      <w:proofErr w:type="gramStart"/>
      <w:r w:rsidRPr="00B116EB">
        <w:rPr>
          <w:rFonts w:ascii="Playfair Display" w:eastAsia="宋体" w:hAnsi="Playfair Display" w:cs="宋体"/>
          <w:b/>
          <w:bCs/>
          <w:color w:val="111111"/>
          <w:kern w:val="0"/>
          <w:sz w:val="41"/>
          <w:szCs w:val="41"/>
        </w:rPr>
        <w:t>一</w:t>
      </w:r>
      <w:proofErr w:type="gramEnd"/>
      <w:r w:rsidRPr="00B116EB">
        <w:rPr>
          <w:rFonts w:ascii="Playfair Display" w:eastAsia="宋体" w:hAnsi="Playfair Display" w:cs="宋体"/>
          <w:b/>
          <w:bCs/>
          <w:color w:val="111111"/>
          <w:kern w:val="0"/>
          <w:sz w:val="41"/>
          <w:szCs w:val="41"/>
        </w:rPr>
        <w:t>：面向中文电子病历的命名实体识别</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本评测任务为面向中文电子病历的命名实体识别，即对于给定的一组电子病历纯文本文档，任务的目标是识别并抽取出与医学临床相关的实体提及（</w:t>
      </w:r>
      <w:r w:rsidRPr="00B116EB">
        <w:rPr>
          <w:rFonts w:ascii="Georgia" w:eastAsia="宋体" w:hAnsi="Georgia" w:cs="宋体"/>
          <w:color w:val="111111"/>
          <w:kern w:val="0"/>
          <w:sz w:val="27"/>
          <w:szCs w:val="27"/>
        </w:rPr>
        <w:t>entity mention</w:t>
      </w:r>
      <w:r w:rsidRPr="00B116EB">
        <w:rPr>
          <w:rFonts w:ascii="Georgia" w:eastAsia="宋体" w:hAnsi="Georgia" w:cs="宋体"/>
          <w:color w:val="111111"/>
          <w:kern w:val="0"/>
          <w:sz w:val="27"/>
          <w:szCs w:val="27"/>
        </w:rPr>
        <w:t>），并将它们归类到预先定义好的类别（</w:t>
      </w:r>
      <w:r w:rsidRPr="00B116EB">
        <w:rPr>
          <w:rFonts w:ascii="Georgia" w:eastAsia="宋体" w:hAnsi="Georgia" w:cs="宋体"/>
          <w:color w:val="111111"/>
          <w:kern w:val="0"/>
          <w:sz w:val="27"/>
          <w:szCs w:val="27"/>
        </w:rPr>
        <w:t>pre-defined categories</w:t>
      </w:r>
      <w:r w:rsidRPr="00B116EB">
        <w:rPr>
          <w:rFonts w:ascii="Georgia" w:eastAsia="宋体" w:hAnsi="Georgia" w:cs="宋体"/>
          <w:color w:val="111111"/>
          <w:kern w:val="0"/>
          <w:sz w:val="27"/>
          <w:szCs w:val="27"/>
        </w:rPr>
        <w:t>），比如症状、药品、手术等。</w:t>
      </w:r>
    </w:p>
    <w:p w:rsidR="00B116EB" w:rsidRPr="00B116EB" w:rsidRDefault="00B116EB" w:rsidP="00B116EB">
      <w:pPr>
        <w:widowControl/>
        <w:numPr>
          <w:ilvl w:val="0"/>
          <w:numId w:val="17"/>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任务组织者：</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lastRenderedPageBreak/>
        <w:t>张江涛，清华大学知识工程实验室</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汤步洲</w:t>
      </w:r>
      <w:proofErr w:type="gramEnd"/>
      <w:r w:rsidRPr="00B116EB">
        <w:rPr>
          <w:rFonts w:ascii="Georgia" w:eastAsia="宋体" w:hAnsi="Georgia" w:cs="宋体"/>
          <w:color w:val="111111"/>
          <w:kern w:val="0"/>
          <w:sz w:val="27"/>
          <w:szCs w:val="27"/>
        </w:rPr>
        <w:t>，哈尔滨工业大学（深圳）</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焦增涛，医</w:t>
      </w:r>
      <w:proofErr w:type="gramEnd"/>
      <w:r w:rsidRPr="00B116EB">
        <w:rPr>
          <w:rFonts w:ascii="Georgia" w:eastAsia="宋体" w:hAnsi="Georgia" w:cs="宋体"/>
          <w:color w:val="111111"/>
          <w:kern w:val="0"/>
          <w:sz w:val="27"/>
          <w:szCs w:val="27"/>
        </w:rPr>
        <w:t>渡云（北京）技术有限公司</w:t>
      </w:r>
    </w:p>
    <w:p w:rsidR="00B116EB" w:rsidRPr="00B116EB" w:rsidRDefault="00B116EB" w:rsidP="00B116EB">
      <w:pPr>
        <w:widowControl/>
        <w:numPr>
          <w:ilvl w:val="0"/>
          <w:numId w:val="18"/>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联系人：</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张江涛，</w:t>
      </w:r>
      <w:r w:rsidRPr="00B116EB">
        <w:rPr>
          <w:rFonts w:ascii="Georgia" w:eastAsia="宋体" w:hAnsi="Georgia" w:cs="宋体"/>
          <w:color w:val="111111"/>
          <w:kern w:val="0"/>
          <w:sz w:val="27"/>
          <w:szCs w:val="27"/>
        </w:rPr>
        <w:t>zhang-jt13@mails.tsinghua.edu.cn</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焦增涛</w:t>
      </w:r>
      <w:proofErr w:type="gramEnd"/>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zengtao.jiao@yiducloud.cn</w:t>
      </w:r>
    </w:p>
    <w:p w:rsidR="00B116EB" w:rsidRPr="00B116EB" w:rsidRDefault="00B116EB" w:rsidP="00B116EB">
      <w:pPr>
        <w:widowControl/>
        <w:numPr>
          <w:ilvl w:val="0"/>
          <w:numId w:val="19"/>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19" w:history="1">
        <w:r w:rsidRPr="00B116EB">
          <w:rPr>
            <w:rFonts w:ascii="Georgia" w:eastAsia="宋体" w:hAnsi="Georgia" w:cs="宋体"/>
            <w:color w:val="CA2017"/>
            <w:kern w:val="0"/>
            <w:sz w:val="27"/>
            <w:szCs w:val="27"/>
          </w:rPr>
          <w:t>任务描述文件</w:t>
        </w:r>
      </w:hyperlink>
      <w:r w:rsidRPr="00B116EB">
        <w:rPr>
          <w:rFonts w:ascii="Georgia" w:eastAsia="宋体" w:hAnsi="Georgia" w:cs="宋体"/>
          <w:color w:val="111111"/>
          <w:kern w:val="0"/>
          <w:sz w:val="27"/>
          <w:szCs w:val="27"/>
        </w:rPr>
        <w:t>，</w:t>
      </w:r>
      <w:hyperlink r:id="rId120" w:history="1">
        <w:r w:rsidRPr="00B116EB">
          <w:rPr>
            <w:rFonts w:ascii="Georgia" w:eastAsia="宋体" w:hAnsi="Georgia" w:cs="宋体"/>
            <w:color w:val="CA2017"/>
            <w:kern w:val="0"/>
            <w:sz w:val="27"/>
            <w:szCs w:val="27"/>
          </w:rPr>
          <w:t>数据使用和保密承诺书</w:t>
        </w:r>
      </w:hyperlink>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任务二：面向音乐领域的命令理解任务</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对话系统是自然语言处理中一个重要的研究方向，也是人机交互的一种重要形式。对于任务完成式系统而言，能够正确解析用户命令是完成指定任务的基础。在本次任务中，我们主要关注音乐领域，并进一步将音乐领域的命令理解分为两个子任务：</w:t>
      </w:r>
      <w:r w:rsidRPr="00B116EB">
        <w:rPr>
          <w:rFonts w:ascii="Georgia" w:eastAsia="宋体" w:hAnsi="Georgia" w:cs="宋体"/>
          <w:color w:val="111111"/>
          <w:kern w:val="0"/>
          <w:sz w:val="27"/>
          <w:szCs w:val="27"/>
        </w:rPr>
        <w:t>1</w:t>
      </w:r>
      <w:r w:rsidRPr="00B116EB">
        <w:rPr>
          <w:rFonts w:ascii="Georgia" w:eastAsia="宋体" w:hAnsi="Georgia" w:cs="宋体"/>
          <w:color w:val="111111"/>
          <w:kern w:val="0"/>
          <w:sz w:val="27"/>
          <w:szCs w:val="27"/>
        </w:rPr>
        <w:t>）音乐领域意图判断；</w:t>
      </w:r>
      <w:r w:rsidRPr="00B116EB">
        <w:rPr>
          <w:rFonts w:ascii="Georgia" w:eastAsia="宋体" w:hAnsi="Georgia" w:cs="宋体"/>
          <w:color w:val="111111"/>
          <w:kern w:val="0"/>
          <w:sz w:val="27"/>
          <w:szCs w:val="27"/>
        </w:rPr>
        <w:t>2</w:t>
      </w:r>
      <w:r w:rsidRPr="00B116EB">
        <w:rPr>
          <w:rFonts w:ascii="Georgia" w:eastAsia="宋体" w:hAnsi="Georgia" w:cs="宋体"/>
          <w:color w:val="111111"/>
          <w:kern w:val="0"/>
          <w:sz w:val="27"/>
          <w:szCs w:val="27"/>
        </w:rPr>
        <w:t>）音乐领域槽填充。音乐领域意图判断的目标为判断用户的某条话语（</w:t>
      </w:r>
      <w:r w:rsidRPr="00B116EB">
        <w:rPr>
          <w:rFonts w:ascii="Georgia" w:eastAsia="宋体" w:hAnsi="Georgia" w:cs="宋体"/>
          <w:color w:val="111111"/>
          <w:kern w:val="0"/>
          <w:sz w:val="27"/>
          <w:szCs w:val="27"/>
        </w:rPr>
        <w:t>utterance</w:t>
      </w:r>
      <w:r w:rsidRPr="00B116EB">
        <w:rPr>
          <w:rFonts w:ascii="Georgia" w:eastAsia="宋体" w:hAnsi="Georgia" w:cs="宋体"/>
          <w:color w:val="111111"/>
          <w:kern w:val="0"/>
          <w:sz w:val="27"/>
          <w:szCs w:val="27"/>
        </w:rPr>
        <w:t>）是否表达了一个音乐领域内的意图。若该话语确实表达了音乐领域的相关意图，那么，为了完成该意图，需要将该话语中提及的相关参数提取出来（在此，话语中的相关参数被称为</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槽</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）。这一任务，称为槽填充。本次评测任务的主要目标是针对对话系统中用</w:t>
      </w:r>
      <w:r w:rsidRPr="00B116EB">
        <w:rPr>
          <w:rFonts w:ascii="Georgia" w:eastAsia="宋体" w:hAnsi="Georgia" w:cs="宋体"/>
          <w:color w:val="111111"/>
          <w:kern w:val="0"/>
          <w:sz w:val="27"/>
          <w:szCs w:val="27"/>
        </w:rPr>
        <w:lastRenderedPageBreak/>
        <w:t>户的真实话语，判断该条话语是否表达了音乐领域的意图，如果是，则完成该意图的槽填充。评测数据集中，所有语料来自原始的对话系统用户日志，并经过了筛选和人工的意图判断和</w:t>
      </w:r>
      <w:proofErr w:type="gramStart"/>
      <w:r w:rsidRPr="00B116EB">
        <w:rPr>
          <w:rFonts w:ascii="Georgia" w:eastAsia="宋体" w:hAnsi="Georgia" w:cs="宋体"/>
          <w:color w:val="111111"/>
          <w:kern w:val="0"/>
          <w:sz w:val="27"/>
          <w:szCs w:val="27"/>
        </w:rPr>
        <w:t>槽填充</w:t>
      </w:r>
      <w:proofErr w:type="gramEnd"/>
      <w:r w:rsidRPr="00B116EB">
        <w:rPr>
          <w:rFonts w:ascii="Georgia" w:eastAsia="宋体" w:hAnsi="Georgia" w:cs="宋体"/>
          <w:color w:val="111111"/>
          <w:kern w:val="0"/>
          <w:sz w:val="27"/>
          <w:szCs w:val="27"/>
        </w:rPr>
        <w:t>。</w:t>
      </w:r>
    </w:p>
    <w:p w:rsidR="00B116EB" w:rsidRPr="00B116EB" w:rsidRDefault="00B116EB" w:rsidP="00B116EB">
      <w:pPr>
        <w:widowControl/>
        <w:numPr>
          <w:ilvl w:val="0"/>
          <w:numId w:val="20"/>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任务组织者：</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刘康，中国科学院自动化研究所</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郭尚敏，中国科学院自动化研究所</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刘升平，北京</w:t>
      </w:r>
      <w:proofErr w:type="gramStart"/>
      <w:r w:rsidRPr="00B116EB">
        <w:rPr>
          <w:rFonts w:ascii="Georgia" w:eastAsia="宋体" w:hAnsi="Georgia" w:cs="宋体"/>
          <w:color w:val="111111"/>
          <w:kern w:val="0"/>
          <w:sz w:val="27"/>
          <w:szCs w:val="27"/>
        </w:rPr>
        <w:t>云知声</w:t>
      </w:r>
      <w:proofErr w:type="gramEnd"/>
      <w:r w:rsidRPr="00B116EB">
        <w:rPr>
          <w:rFonts w:ascii="Georgia" w:eastAsia="宋体" w:hAnsi="Georgia" w:cs="宋体"/>
          <w:color w:val="111111"/>
          <w:kern w:val="0"/>
          <w:sz w:val="27"/>
          <w:szCs w:val="27"/>
        </w:rPr>
        <w:t>信息技术有限公司</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张勇，北京</w:t>
      </w:r>
      <w:proofErr w:type="gramStart"/>
      <w:r w:rsidRPr="00B116EB">
        <w:rPr>
          <w:rFonts w:ascii="Georgia" w:eastAsia="宋体" w:hAnsi="Georgia" w:cs="宋体"/>
          <w:color w:val="111111"/>
          <w:kern w:val="0"/>
          <w:sz w:val="27"/>
          <w:szCs w:val="27"/>
        </w:rPr>
        <w:t>云知声</w:t>
      </w:r>
      <w:proofErr w:type="gramEnd"/>
      <w:r w:rsidRPr="00B116EB">
        <w:rPr>
          <w:rFonts w:ascii="Georgia" w:eastAsia="宋体" w:hAnsi="Georgia" w:cs="宋体"/>
          <w:color w:val="111111"/>
          <w:kern w:val="0"/>
          <w:sz w:val="27"/>
          <w:szCs w:val="27"/>
        </w:rPr>
        <w:t>信息技术有限公司</w:t>
      </w:r>
    </w:p>
    <w:p w:rsidR="00B116EB" w:rsidRPr="00B116EB" w:rsidRDefault="00B116EB" w:rsidP="00B116EB">
      <w:pPr>
        <w:widowControl/>
        <w:numPr>
          <w:ilvl w:val="0"/>
          <w:numId w:val="21"/>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联系人：</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郭尚敏，</w:t>
      </w:r>
      <w:r w:rsidRPr="00B116EB">
        <w:rPr>
          <w:rFonts w:ascii="Georgia" w:eastAsia="宋体" w:hAnsi="Georgia" w:cs="宋体"/>
          <w:color w:val="111111"/>
          <w:kern w:val="0"/>
          <w:sz w:val="27"/>
          <w:szCs w:val="27"/>
        </w:rPr>
        <w:t>ccks2018@unisound.com</w:t>
      </w:r>
    </w:p>
    <w:p w:rsidR="00B116EB" w:rsidRPr="00B116EB" w:rsidRDefault="00B116EB" w:rsidP="00B116EB">
      <w:pPr>
        <w:widowControl/>
        <w:numPr>
          <w:ilvl w:val="0"/>
          <w:numId w:val="22"/>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21" w:history="1">
        <w:r w:rsidRPr="00B116EB">
          <w:rPr>
            <w:rFonts w:ascii="Georgia" w:eastAsia="宋体" w:hAnsi="Georgia" w:cs="宋体"/>
            <w:color w:val="CA2017"/>
            <w:kern w:val="0"/>
            <w:sz w:val="27"/>
            <w:szCs w:val="27"/>
          </w:rPr>
          <w:t>任务描述文件</w:t>
        </w:r>
      </w:hyperlink>
      <w:r w:rsidRPr="00B116EB">
        <w:rPr>
          <w:rFonts w:ascii="Georgia" w:eastAsia="宋体" w:hAnsi="Georgia" w:cs="宋体"/>
          <w:color w:val="111111"/>
          <w:kern w:val="0"/>
          <w:sz w:val="27"/>
          <w:szCs w:val="27"/>
        </w:rPr>
        <w:t> </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u w:val="single"/>
        </w:rPr>
        <w:fldChar w:fldCharType="begin"/>
      </w:r>
      <w:r w:rsidRPr="00B116EB">
        <w:rPr>
          <w:rFonts w:ascii="Georgia" w:eastAsia="宋体" w:hAnsi="Georgia" w:cs="宋体"/>
          <w:color w:val="111111"/>
          <w:kern w:val="0"/>
          <w:sz w:val="27"/>
          <w:szCs w:val="27"/>
          <w:u w:val="single"/>
        </w:rPr>
        <w:instrText xml:space="preserve"> HYPERLINK "http://www.ccks2018.cn/wp-content/uploads/2018/06/task2_data_traindev.zip" </w:instrText>
      </w:r>
      <w:r w:rsidRPr="00B116EB">
        <w:rPr>
          <w:rFonts w:ascii="Georgia" w:eastAsia="宋体" w:hAnsi="Georgia" w:cs="宋体"/>
          <w:color w:val="111111"/>
          <w:kern w:val="0"/>
          <w:sz w:val="27"/>
          <w:szCs w:val="27"/>
          <w:u w:val="single"/>
        </w:rPr>
        <w:fldChar w:fldCharType="separate"/>
      </w:r>
      <w:r w:rsidRPr="00B116EB">
        <w:rPr>
          <w:rFonts w:ascii="Georgia" w:eastAsia="宋体" w:hAnsi="Georgia" w:cs="宋体"/>
          <w:color w:val="CA2017"/>
          <w:kern w:val="0"/>
          <w:sz w:val="27"/>
          <w:szCs w:val="27"/>
        </w:rPr>
        <w:t>训练数据</w:t>
      </w:r>
      <w:r w:rsidRPr="00B116EB">
        <w:rPr>
          <w:rFonts w:ascii="Georgia" w:eastAsia="宋体" w:hAnsi="Georgia" w:cs="宋体"/>
          <w:color w:val="111111"/>
          <w:kern w:val="0"/>
          <w:sz w:val="27"/>
          <w:szCs w:val="27"/>
          <w:u w:val="single"/>
        </w:rPr>
        <w:fldChar w:fldCharType="end"/>
      </w:r>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任务三：</w:t>
      </w:r>
      <w:proofErr w:type="gramStart"/>
      <w:r w:rsidRPr="00B116EB">
        <w:rPr>
          <w:rFonts w:ascii="Playfair Display" w:eastAsia="宋体" w:hAnsi="Playfair Display" w:cs="宋体"/>
          <w:b/>
          <w:bCs/>
          <w:color w:val="111111"/>
          <w:kern w:val="0"/>
          <w:sz w:val="41"/>
          <w:szCs w:val="41"/>
        </w:rPr>
        <w:t>微众银行</w:t>
      </w:r>
      <w:proofErr w:type="gramEnd"/>
      <w:r w:rsidRPr="00B116EB">
        <w:rPr>
          <w:rFonts w:ascii="Playfair Display" w:eastAsia="宋体" w:hAnsi="Playfair Display" w:cs="宋体"/>
          <w:b/>
          <w:bCs/>
          <w:color w:val="111111"/>
          <w:kern w:val="0"/>
          <w:sz w:val="41"/>
          <w:szCs w:val="41"/>
        </w:rPr>
        <w:t>智能客服问句匹配大赛</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语句匹配是自然语言处理的最基本任务之一，是自动问答、聊天机器人、信息检索、机器翻译等各种自然语言处理任务基础。语句匹配问题的复杂性在于，匹配的要求不同，对匹配的定义也不尽相同，比如经典的语句复述判别问题，需要判断两句话是否仅仅是表述方式不</w:t>
      </w:r>
      <w:r w:rsidRPr="00B116EB">
        <w:rPr>
          <w:rFonts w:ascii="Georgia" w:eastAsia="宋体" w:hAnsi="Georgia" w:cs="宋体"/>
          <w:color w:val="111111"/>
          <w:kern w:val="0"/>
          <w:sz w:val="27"/>
          <w:szCs w:val="27"/>
        </w:rPr>
        <w:lastRenderedPageBreak/>
        <w:t>同，但意义相同，而在</w:t>
      </w:r>
      <w:proofErr w:type="spellStart"/>
      <w:r w:rsidRPr="00B116EB">
        <w:rPr>
          <w:rFonts w:ascii="Georgia" w:eastAsia="宋体" w:hAnsi="Georgia" w:cs="宋体"/>
          <w:color w:val="111111"/>
          <w:kern w:val="0"/>
          <w:sz w:val="27"/>
          <w:szCs w:val="27"/>
        </w:rPr>
        <w:t>Quora</w:t>
      </w:r>
      <w:proofErr w:type="spellEnd"/>
      <w:r w:rsidRPr="00B116EB">
        <w:rPr>
          <w:rFonts w:ascii="Georgia" w:eastAsia="宋体" w:hAnsi="Georgia" w:cs="宋体"/>
          <w:color w:val="111111"/>
          <w:kern w:val="0"/>
          <w:sz w:val="27"/>
          <w:szCs w:val="27"/>
        </w:rPr>
        <w:t>问句匹配语料发布后，大量在该语料库上开展的语句匹配研究工作都沿袭语料发布者的定义，称为语义等价判别</w:t>
      </w:r>
      <w:r w:rsidRPr="00B116EB">
        <w:rPr>
          <w:rFonts w:ascii="Georgia" w:eastAsia="宋体" w:hAnsi="Georgia" w:cs="宋体"/>
          <w:color w:val="111111"/>
          <w:kern w:val="0"/>
          <w:sz w:val="27"/>
          <w:szCs w:val="27"/>
        </w:rPr>
        <w:t>(semantic equivalence identification)</w:t>
      </w:r>
      <w:r w:rsidRPr="00B116EB">
        <w:rPr>
          <w:rFonts w:ascii="Georgia" w:eastAsia="宋体" w:hAnsi="Georgia" w:cs="宋体"/>
          <w:color w:val="111111"/>
          <w:kern w:val="0"/>
          <w:sz w:val="27"/>
          <w:szCs w:val="27"/>
        </w:rPr>
        <w:t>，和复述判别相比，语义等价判别主要从语句（主要是问句）所蕴含的意图来判断两个语句是否等价，而不直接判断两个语句是否表达相同的语义，所以其核心是语句的意图匹配。由于来源于真实问答语料库，该任务更加接近于智能客服等自然语言处理任务的实际需求。与基于</w:t>
      </w:r>
      <w:proofErr w:type="spellStart"/>
      <w:r w:rsidRPr="00B116EB">
        <w:rPr>
          <w:rFonts w:ascii="Georgia" w:eastAsia="宋体" w:hAnsi="Georgia" w:cs="宋体"/>
          <w:color w:val="111111"/>
          <w:kern w:val="0"/>
          <w:sz w:val="27"/>
          <w:szCs w:val="27"/>
        </w:rPr>
        <w:t>Quora</w:t>
      </w:r>
      <w:proofErr w:type="spellEnd"/>
      <w:r w:rsidRPr="00B116EB">
        <w:rPr>
          <w:rFonts w:ascii="Georgia" w:eastAsia="宋体" w:hAnsi="Georgia" w:cs="宋体"/>
          <w:color w:val="111111"/>
          <w:kern w:val="0"/>
          <w:sz w:val="27"/>
          <w:szCs w:val="27"/>
        </w:rPr>
        <w:t>的语义等价判别相同，本次评测任务的主要目标是针对中文的真实客服语料，进行问句意图匹配。集给定两个语句，要求判定两者意图是否相同或者相近。所有语料来自原始的银行领域智能客服日志，并经过了筛选和人工的意图匹配标注。</w:t>
      </w:r>
    </w:p>
    <w:p w:rsidR="00B116EB" w:rsidRPr="00B116EB" w:rsidRDefault="00B116EB" w:rsidP="00B116EB">
      <w:pPr>
        <w:widowControl/>
        <w:numPr>
          <w:ilvl w:val="0"/>
          <w:numId w:val="23"/>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任务组织者：</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陈清财，哈尔滨工业大学（深圳）</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陈静，哈尔滨工业大学（深圳）</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汤步洲</w:t>
      </w:r>
      <w:proofErr w:type="gramEnd"/>
      <w:r w:rsidRPr="00B116EB">
        <w:rPr>
          <w:rFonts w:ascii="Georgia" w:eastAsia="宋体" w:hAnsi="Georgia" w:cs="宋体"/>
          <w:color w:val="111111"/>
          <w:kern w:val="0"/>
          <w:sz w:val="27"/>
          <w:szCs w:val="27"/>
        </w:rPr>
        <w:t>，哈尔滨工业大学（深圳）</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杨海军，深圳前海微众银行股份有限公司</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姜华，深圳前海微众银行股份有限公司</w:t>
      </w:r>
    </w:p>
    <w:p w:rsidR="00B116EB" w:rsidRPr="00B116EB" w:rsidRDefault="00B116EB" w:rsidP="00B116EB">
      <w:pPr>
        <w:widowControl/>
        <w:numPr>
          <w:ilvl w:val="0"/>
          <w:numId w:val="24"/>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联系人：</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lastRenderedPageBreak/>
        <w:t>陈静，</w:t>
      </w:r>
      <w:r w:rsidRPr="00B116EB">
        <w:rPr>
          <w:rFonts w:ascii="Georgia" w:eastAsia="宋体" w:hAnsi="Georgia" w:cs="宋体"/>
          <w:color w:val="111111"/>
          <w:kern w:val="0"/>
          <w:sz w:val="27"/>
          <w:szCs w:val="27"/>
        </w:rPr>
        <w:t>2448672460@qq.com</w:t>
      </w:r>
    </w:p>
    <w:p w:rsidR="00B116EB" w:rsidRPr="00B116EB" w:rsidRDefault="00B116EB" w:rsidP="00B116EB">
      <w:pPr>
        <w:widowControl/>
        <w:numPr>
          <w:ilvl w:val="0"/>
          <w:numId w:val="25"/>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22" w:history="1">
        <w:r w:rsidRPr="00B116EB">
          <w:rPr>
            <w:rFonts w:ascii="Georgia" w:eastAsia="宋体" w:hAnsi="Georgia" w:cs="宋体"/>
            <w:color w:val="CA2017"/>
            <w:kern w:val="0"/>
            <w:sz w:val="27"/>
            <w:szCs w:val="27"/>
          </w:rPr>
          <w:t>任务描述文件</w:t>
        </w:r>
      </w:hyperlink>
      <w:r w:rsidRPr="00B116EB">
        <w:rPr>
          <w:rFonts w:ascii="Georgia" w:eastAsia="宋体" w:hAnsi="Georgia" w:cs="宋体"/>
          <w:color w:val="111111"/>
          <w:kern w:val="0"/>
          <w:sz w:val="27"/>
          <w:szCs w:val="27"/>
        </w:rPr>
        <w:t>，</w:t>
      </w:r>
      <w:hyperlink r:id="rId123" w:history="1">
        <w:r w:rsidRPr="00B116EB">
          <w:rPr>
            <w:rFonts w:ascii="Georgia" w:eastAsia="宋体" w:hAnsi="Georgia" w:cs="宋体"/>
            <w:color w:val="CA2017"/>
            <w:kern w:val="0"/>
            <w:sz w:val="27"/>
            <w:szCs w:val="27"/>
          </w:rPr>
          <w:t>训练数据</w:t>
        </w:r>
      </w:hyperlink>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任务四：开放领域的中文问答任务</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本评测任务为基于开放领域知识库的中文问答，简称</w:t>
      </w:r>
      <w:r w:rsidRPr="00B116EB">
        <w:rPr>
          <w:rFonts w:ascii="Georgia" w:eastAsia="宋体" w:hAnsi="Georgia" w:cs="宋体"/>
          <w:color w:val="111111"/>
          <w:kern w:val="0"/>
          <w:sz w:val="27"/>
          <w:szCs w:val="27"/>
        </w:rPr>
        <w:t xml:space="preserve">COQA </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Chinese Open-domain Question Answering</w:t>
      </w:r>
      <w:r w:rsidRPr="00B116EB">
        <w:rPr>
          <w:rFonts w:ascii="Georgia" w:eastAsia="宋体" w:hAnsi="Georgia" w:cs="宋体"/>
          <w:color w:val="111111"/>
          <w:kern w:val="0"/>
          <w:sz w:val="27"/>
          <w:szCs w:val="27"/>
        </w:rPr>
        <w:t>）。即对于给定的一句中文问题，问答系统从给定知识库中选择若干实体或属性值作为该问题的答案。问题均为客观事实型，不包含主观因素。理解并回答问题的过程中可能需要进行实体识别、关系抽取等子任务。这些</w:t>
      </w:r>
      <w:proofErr w:type="gramStart"/>
      <w:r w:rsidRPr="00B116EB">
        <w:rPr>
          <w:rFonts w:ascii="Georgia" w:eastAsia="宋体" w:hAnsi="Georgia" w:cs="宋体"/>
          <w:color w:val="111111"/>
          <w:kern w:val="0"/>
          <w:sz w:val="27"/>
          <w:szCs w:val="27"/>
        </w:rPr>
        <w:t>子任务</w:t>
      </w:r>
      <w:proofErr w:type="gramEnd"/>
      <w:r w:rsidRPr="00B116EB">
        <w:rPr>
          <w:rFonts w:ascii="Georgia" w:eastAsia="宋体" w:hAnsi="Georgia" w:cs="宋体"/>
          <w:color w:val="111111"/>
          <w:kern w:val="0"/>
          <w:sz w:val="27"/>
          <w:szCs w:val="27"/>
        </w:rPr>
        <w:t>的训练可以使用额外的资源，但是最终的答案必须来自给定的知识库。</w:t>
      </w:r>
    </w:p>
    <w:p w:rsidR="00B116EB" w:rsidRPr="00B116EB" w:rsidRDefault="00B116EB" w:rsidP="00B116EB">
      <w:pPr>
        <w:widowControl/>
        <w:numPr>
          <w:ilvl w:val="0"/>
          <w:numId w:val="26"/>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任务组织者：</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邹磊，北京大学计算机技术研究所</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胡森，北京大学计算机技术研究所</w:t>
      </w:r>
    </w:p>
    <w:p w:rsidR="00B116EB" w:rsidRPr="00B116EB" w:rsidRDefault="00B116EB" w:rsidP="00B116EB">
      <w:pPr>
        <w:widowControl/>
        <w:numPr>
          <w:ilvl w:val="0"/>
          <w:numId w:val="27"/>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联系人：</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胡森，</w:t>
      </w:r>
      <w:r w:rsidRPr="00B116EB">
        <w:rPr>
          <w:rFonts w:ascii="Georgia" w:eastAsia="宋体" w:hAnsi="Georgia" w:cs="宋体"/>
          <w:color w:val="111111"/>
          <w:kern w:val="0"/>
          <w:sz w:val="27"/>
          <w:szCs w:val="27"/>
        </w:rPr>
        <w:t xml:space="preserve"> husen@pku.edu.cn</w:t>
      </w:r>
    </w:p>
    <w:p w:rsidR="00B116EB" w:rsidRPr="00B116EB" w:rsidRDefault="00B116EB" w:rsidP="00B116EB">
      <w:pPr>
        <w:widowControl/>
        <w:numPr>
          <w:ilvl w:val="0"/>
          <w:numId w:val="28"/>
        </w:numPr>
        <w:shd w:val="clear" w:color="auto" w:fill="FFFFFF"/>
        <w:spacing w:before="100" w:beforeAutospacing="1" w:after="120" w:line="408" w:lineRule="auto"/>
        <w:ind w:left="360"/>
        <w:jc w:val="left"/>
        <w:rPr>
          <w:rFonts w:ascii="Georgia" w:eastAsia="宋体" w:hAnsi="Georgia" w:cs="宋体"/>
          <w:color w:val="111111"/>
          <w:kern w:val="0"/>
          <w:sz w:val="27"/>
          <w:szCs w:val="27"/>
        </w:rPr>
      </w:pPr>
      <w:hyperlink r:id="rId124" w:history="1">
        <w:r w:rsidRPr="00B116EB">
          <w:rPr>
            <w:rFonts w:ascii="Georgia" w:eastAsia="宋体" w:hAnsi="Georgia" w:cs="宋体"/>
            <w:color w:val="CA2017"/>
            <w:kern w:val="0"/>
            <w:sz w:val="27"/>
            <w:szCs w:val="27"/>
          </w:rPr>
          <w:t>任务描述文件</w:t>
        </w:r>
      </w:hyperlink>
      <w:r w:rsidRPr="00B116EB">
        <w:rPr>
          <w:rFonts w:ascii="Georgia" w:eastAsia="宋体" w:hAnsi="Georgia" w:cs="宋体"/>
          <w:color w:val="111111"/>
          <w:kern w:val="0"/>
          <w:sz w:val="27"/>
          <w:szCs w:val="27"/>
        </w:rPr>
        <w:t>，</w:t>
      </w:r>
      <w:hyperlink r:id="rId125" w:history="1">
        <w:r w:rsidRPr="00B116EB">
          <w:rPr>
            <w:rFonts w:ascii="Georgia" w:eastAsia="宋体" w:hAnsi="Georgia" w:cs="宋体"/>
            <w:color w:val="CA2017"/>
            <w:kern w:val="0"/>
            <w:sz w:val="27"/>
            <w:szCs w:val="27"/>
          </w:rPr>
          <w:t>训练数据</w:t>
        </w:r>
      </w:hyperlink>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lastRenderedPageBreak/>
        <w:t>二、报名方式</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本次评测采用</w:t>
      </w:r>
      <w:r w:rsidRPr="00B116EB">
        <w:rPr>
          <w:rFonts w:ascii="Georgia" w:eastAsia="宋体" w:hAnsi="Georgia" w:cs="宋体"/>
          <w:b/>
          <w:bCs/>
          <w:color w:val="111111"/>
          <w:kern w:val="0"/>
          <w:sz w:val="27"/>
          <w:szCs w:val="27"/>
        </w:rPr>
        <w:t>邮件报名</w:t>
      </w:r>
      <w:r w:rsidRPr="00B116EB">
        <w:rPr>
          <w:rFonts w:ascii="Georgia" w:eastAsia="宋体" w:hAnsi="Georgia" w:cs="宋体"/>
          <w:color w:val="111111"/>
          <w:kern w:val="0"/>
          <w:sz w:val="27"/>
          <w:szCs w:val="27"/>
        </w:rPr>
        <w:t>的方式，</w:t>
      </w:r>
      <w:r w:rsidRPr="00B116EB">
        <w:rPr>
          <w:rFonts w:ascii="Georgia" w:eastAsia="宋体" w:hAnsi="Georgia" w:cs="宋体"/>
          <w:b/>
          <w:bCs/>
          <w:color w:val="111111"/>
          <w:kern w:val="0"/>
          <w:sz w:val="27"/>
          <w:szCs w:val="27"/>
        </w:rPr>
        <w:t>邮件标题</w:t>
      </w:r>
      <w:r w:rsidRPr="00B116EB">
        <w:rPr>
          <w:rFonts w:ascii="Georgia" w:eastAsia="宋体" w:hAnsi="Georgia" w:cs="宋体"/>
          <w:color w:val="111111"/>
          <w:kern w:val="0"/>
          <w:sz w:val="27"/>
          <w:szCs w:val="27"/>
        </w:rPr>
        <w:t>为：</w:t>
      </w:r>
      <w:r w:rsidRPr="00B116EB">
        <w:rPr>
          <w:rFonts w:ascii="Georgia" w:eastAsia="宋体" w:hAnsi="Georgia" w:cs="宋体"/>
          <w:color w:val="111111"/>
          <w:kern w:val="0"/>
          <w:sz w:val="27"/>
          <w:szCs w:val="27"/>
        </w:rPr>
        <w:t>“CCKS2018-</w:t>
      </w:r>
      <w:r w:rsidRPr="00B116EB">
        <w:rPr>
          <w:rFonts w:ascii="Georgia" w:eastAsia="宋体" w:hAnsi="Georgia" w:cs="宋体"/>
          <w:color w:val="111111"/>
          <w:kern w:val="0"/>
          <w:sz w:val="27"/>
          <w:szCs w:val="27"/>
        </w:rPr>
        <w:t>任务名称</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参赛单位</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，例如：</w:t>
      </w:r>
      <w:r w:rsidRPr="00B116EB">
        <w:rPr>
          <w:rFonts w:ascii="Georgia" w:eastAsia="宋体" w:hAnsi="Georgia" w:cs="宋体"/>
          <w:color w:val="111111"/>
          <w:kern w:val="0"/>
          <w:sz w:val="27"/>
          <w:szCs w:val="27"/>
        </w:rPr>
        <w:t>“CCKS2018-</w:t>
      </w:r>
      <w:r w:rsidRPr="00B116EB">
        <w:rPr>
          <w:rFonts w:ascii="Georgia" w:eastAsia="宋体" w:hAnsi="Georgia" w:cs="宋体"/>
          <w:color w:val="111111"/>
          <w:kern w:val="0"/>
          <w:sz w:val="27"/>
          <w:szCs w:val="27"/>
        </w:rPr>
        <w:t>面向中文电子病历的命名实体识别</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清华大学</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w:t>
      </w:r>
      <w:r w:rsidRPr="00B116EB">
        <w:rPr>
          <w:rFonts w:ascii="Georgia" w:eastAsia="宋体" w:hAnsi="Georgia" w:cs="宋体"/>
          <w:b/>
          <w:bCs/>
          <w:color w:val="111111"/>
          <w:kern w:val="0"/>
          <w:sz w:val="27"/>
          <w:szCs w:val="27"/>
        </w:rPr>
        <w:t>邮件内容</w:t>
      </w:r>
      <w:r w:rsidRPr="00B116EB">
        <w:rPr>
          <w:rFonts w:ascii="Georgia" w:eastAsia="宋体" w:hAnsi="Georgia" w:cs="宋体"/>
          <w:color w:val="111111"/>
          <w:kern w:val="0"/>
          <w:sz w:val="27"/>
          <w:szCs w:val="27"/>
        </w:rPr>
        <w:t>为：</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参赛队名，参赛队长信息（姓名，邮箱，联系电话），参赛单位名称</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。请参加评测的队伍发送报名邮件</w:t>
      </w:r>
      <w:proofErr w:type="gramStart"/>
      <w:r w:rsidRPr="00B116EB">
        <w:rPr>
          <w:rFonts w:ascii="Georgia" w:eastAsia="宋体" w:hAnsi="Georgia" w:cs="宋体"/>
          <w:color w:val="111111"/>
          <w:kern w:val="0"/>
          <w:sz w:val="27"/>
          <w:szCs w:val="27"/>
        </w:rPr>
        <w:t>至相应</w:t>
      </w:r>
      <w:proofErr w:type="gramEnd"/>
      <w:r w:rsidRPr="00B116EB">
        <w:rPr>
          <w:rFonts w:ascii="Georgia" w:eastAsia="宋体" w:hAnsi="Georgia" w:cs="宋体"/>
          <w:color w:val="111111"/>
          <w:kern w:val="0"/>
          <w:sz w:val="27"/>
          <w:szCs w:val="27"/>
        </w:rPr>
        <w:t>邮箱：</w:t>
      </w:r>
      <w:r w:rsidRPr="00B116EB">
        <w:rPr>
          <w:rFonts w:ascii="Georgia" w:eastAsia="宋体" w:hAnsi="Georgia" w:cs="宋体"/>
          <w:color w:val="111111"/>
          <w:kern w:val="0"/>
          <w:sz w:val="27"/>
          <w:szCs w:val="27"/>
        </w:rPr>
        <w:br/>
      </w:r>
      <w:r w:rsidRPr="00B116EB">
        <w:rPr>
          <w:rFonts w:ascii="Georgia" w:eastAsia="宋体" w:hAnsi="Georgia" w:cs="宋体"/>
          <w:color w:val="111111"/>
          <w:kern w:val="0"/>
          <w:sz w:val="27"/>
          <w:szCs w:val="27"/>
        </w:rPr>
        <w:t>任务</w:t>
      </w:r>
      <w:proofErr w:type="gramStart"/>
      <w:r w:rsidRPr="00B116EB">
        <w:rPr>
          <w:rFonts w:ascii="Georgia" w:eastAsia="宋体" w:hAnsi="Georgia" w:cs="宋体"/>
          <w:color w:val="111111"/>
          <w:kern w:val="0"/>
          <w:sz w:val="27"/>
          <w:szCs w:val="27"/>
        </w:rPr>
        <w:t>一</w:t>
      </w:r>
      <w:proofErr w:type="gramEnd"/>
      <w:r w:rsidRPr="00B116EB">
        <w:rPr>
          <w:rFonts w:ascii="Georgia" w:eastAsia="宋体" w:hAnsi="Georgia" w:cs="宋体"/>
          <w:color w:val="111111"/>
          <w:kern w:val="0"/>
          <w:sz w:val="27"/>
          <w:szCs w:val="27"/>
        </w:rPr>
        <w:t>．面向中文电子病历的命名实体识别：</w:t>
      </w:r>
      <w:r w:rsidRPr="00B116EB">
        <w:rPr>
          <w:rFonts w:ascii="Georgia" w:eastAsia="宋体" w:hAnsi="Georgia" w:cs="宋体"/>
          <w:color w:val="111111"/>
          <w:kern w:val="0"/>
          <w:sz w:val="27"/>
          <w:szCs w:val="27"/>
        </w:rPr>
        <w:br/>
        <w:t>zhang-jt13@mails.tsinghua.edu.cn</w:t>
      </w:r>
      <w:r w:rsidRPr="00B116EB">
        <w:rPr>
          <w:rFonts w:ascii="Georgia" w:eastAsia="宋体" w:hAnsi="Georgia" w:cs="宋体"/>
          <w:color w:val="111111"/>
          <w:kern w:val="0"/>
          <w:sz w:val="27"/>
          <w:szCs w:val="27"/>
        </w:rPr>
        <w:t>；</w:t>
      </w:r>
      <w:r w:rsidRPr="00B116EB">
        <w:rPr>
          <w:rFonts w:ascii="Georgia" w:eastAsia="宋体" w:hAnsi="Georgia" w:cs="宋体"/>
          <w:color w:val="111111"/>
          <w:kern w:val="0"/>
          <w:sz w:val="27"/>
          <w:szCs w:val="27"/>
        </w:rPr>
        <w:t>zengtao.jiao@yiducloud.cn</w:t>
      </w:r>
      <w:r w:rsidRPr="00B116EB">
        <w:rPr>
          <w:rFonts w:ascii="Georgia" w:eastAsia="宋体" w:hAnsi="Georgia" w:cs="宋体"/>
          <w:color w:val="111111"/>
          <w:kern w:val="0"/>
          <w:sz w:val="27"/>
          <w:szCs w:val="27"/>
        </w:rPr>
        <w:br/>
      </w:r>
      <w:r w:rsidRPr="00B116EB">
        <w:rPr>
          <w:rFonts w:ascii="Georgia" w:eastAsia="宋体" w:hAnsi="Georgia" w:cs="宋体"/>
          <w:color w:val="111111"/>
          <w:kern w:val="0"/>
          <w:sz w:val="27"/>
          <w:szCs w:val="27"/>
        </w:rPr>
        <w:t>任务二．面向音乐领域的命令理解任务：</w:t>
      </w:r>
      <w:r w:rsidRPr="00B116EB">
        <w:rPr>
          <w:rFonts w:ascii="Georgia" w:eastAsia="宋体" w:hAnsi="Georgia" w:cs="宋体"/>
          <w:color w:val="111111"/>
          <w:kern w:val="0"/>
          <w:sz w:val="27"/>
          <w:szCs w:val="27"/>
        </w:rPr>
        <w:t>ccks2018@unisound.com</w:t>
      </w:r>
      <w:r w:rsidRPr="00B116EB">
        <w:rPr>
          <w:rFonts w:ascii="Georgia" w:eastAsia="宋体" w:hAnsi="Georgia" w:cs="宋体"/>
          <w:color w:val="111111"/>
          <w:kern w:val="0"/>
          <w:sz w:val="27"/>
          <w:szCs w:val="27"/>
        </w:rPr>
        <w:br/>
      </w:r>
      <w:r w:rsidRPr="00B116EB">
        <w:rPr>
          <w:rFonts w:ascii="Georgia" w:eastAsia="宋体" w:hAnsi="Georgia" w:cs="宋体"/>
          <w:color w:val="111111"/>
          <w:kern w:val="0"/>
          <w:sz w:val="27"/>
          <w:szCs w:val="27"/>
        </w:rPr>
        <w:t>任务三．</w:t>
      </w:r>
      <w:proofErr w:type="gramStart"/>
      <w:r w:rsidRPr="00B116EB">
        <w:rPr>
          <w:rFonts w:ascii="Georgia" w:eastAsia="宋体" w:hAnsi="Georgia" w:cs="宋体"/>
          <w:color w:val="111111"/>
          <w:kern w:val="0"/>
          <w:sz w:val="27"/>
          <w:szCs w:val="27"/>
        </w:rPr>
        <w:t>微众银行</w:t>
      </w:r>
      <w:proofErr w:type="gramEnd"/>
      <w:r w:rsidRPr="00B116EB">
        <w:rPr>
          <w:rFonts w:ascii="Georgia" w:eastAsia="宋体" w:hAnsi="Georgia" w:cs="宋体"/>
          <w:color w:val="111111"/>
          <w:kern w:val="0"/>
          <w:sz w:val="27"/>
          <w:szCs w:val="27"/>
        </w:rPr>
        <w:t>智能客服问句匹配大赛：</w:t>
      </w:r>
      <w:r w:rsidRPr="00B116EB">
        <w:rPr>
          <w:rFonts w:ascii="Georgia" w:eastAsia="宋体" w:hAnsi="Georgia" w:cs="宋体"/>
          <w:color w:val="111111"/>
          <w:kern w:val="0"/>
          <w:sz w:val="27"/>
          <w:szCs w:val="27"/>
        </w:rPr>
        <w:t>chenjing@stu.hit.edu.cn</w:t>
      </w:r>
      <w:r w:rsidRPr="00B116EB">
        <w:rPr>
          <w:rFonts w:ascii="Georgia" w:eastAsia="宋体" w:hAnsi="Georgia" w:cs="宋体"/>
          <w:color w:val="111111"/>
          <w:kern w:val="0"/>
          <w:sz w:val="27"/>
          <w:szCs w:val="27"/>
        </w:rPr>
        <w:br/>
      </w:r>
      <w:r w:rsidRPr="00B116EB">
        <w:rPr>
          <w:rFonts w:ascii="Georgia" w:eastAsia="宋体" w:hAnsi="Georgia" w:cs="宋体"/>
          <w:color w:val="111111"/>
          <w:kern w:val="0"/>
          <w:sz w:val="27"/>
          <w:szCs w:val="27"/>
        </w:rPr>
        <w:t>任务四．开放领域的中文问答任务</w:t>
      </w:r>
      <w:r w:rsidRPr="00B116EB">
        <w:rPr>
          <w:rFonts w:ascii="Georgia" w:eastAsia="宋体" w:hAnsi="Georgia" w:cs="宋体"/>
          <w:color w:val="111111"/>
          <w:kern w:val="0"/>
          <w:sz w:val="27"/>
          <w:szCs w:val="27"/>
        </w:rPr>
        <w:t>: husen@pku.edu.cn</w:t>
      </w:r>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三、重要日期</w:t>
      </w:r>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w:t>
      </w:r>
      <w:del w:id="4" w:author="Unknown">
        <w:r w:rsidRPr="00B116EB">
          <w:rPr>
            <w:rFonts w:ascii="Georgia" w:eastAsia="宋体" w:hAnsi="Georgia" w:cs="宋体"/>
            <w:color w:val="111111"/>
            <w:kern w:val="0"/>
            <w:sz w:val="27"/>
            <w:szCs w:val="27"/>
          </w:rPr>
          <w:delText>务征集截止：</w:delText>
        </w:r>
        <w:r w:rsidRPr="00B116EB">
          <w:rPr>
            <w:rFonts w:ascii="Georgia" w:eastAsia="宋体" w:hAnsi="Georgia" w:cs="宋体"/>
            <w:color w:val="111111"/>
            <w:kern w:val="0"/>
            <w:sz w:val="27"/>
            <w:szCs w:val="27"/>
          </w:rPr>
          <w:delText>3</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15</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任</w:t>
      </w:r>
      <w:del w:id="5" w:author="Unknown">
        <w:r w:rsidRPr="00B116EB">
          <w:rPr>
            <w:rFonts w:ascii="Georgia" w:eastAsia="宋体" w:hAnsi="Georgia" w:cs="宋体"/>
            <w:color w:val="111111"/>
            <w:kern w:val="0"/>
            <w:sz w:val="27"/>
            <w:szCs w:val="27"/>
          </w:rPr>
          <w:delText>务准备时间：</w:delText>
        </w:r>
        <w:r w:rsidRPr="00B116EB">
          <w:rPr>
            <w:rFonts w:ascii="Georgia" w:eastAsia="宋体" w:hAnsi="Georgia" w:cs="宋体"/>
            <w:color w:val="111111"/>
            <w:kern w:val="0"/>
            <w:sz w:val="27"/>
            <w:szCs w:val="27"/>
          </w:rPr>
          <w:delText>3</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20</w:delText>
        </w:r>
        <w:r w:rsidRPr="00B116EB">
          <w:rPr>
            <w:rFonts w:ascii="Georgia" w:eastAsia="宋体" w:hAnsi="Georgia" w:cs="宋体"/>
            <w:color w:val="111111"/>
            <w:kern w:val="0"/>
            <w:sz w:val="27"/>
            <w:szCs w:val="27"/>
          </w:rPr>
          <w:delText>日</w:delText>
        </w:r>
        <w:r w:rsidRPr="00B116EB">
          <w:rPr>
            <w:rFonts w:ascii="Georgia" w:eastAsia="宋体" w:hAnsi="Georgia" w:cs="宋体"/>
            <w:color w:val="111111"/>
            <w:kern w:val="0"/>
            <w:sz w:val="27"/>
            <w:szCs w:val="27"/>
          </w:rPr>
          <w:delText>—4</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评</w:t>
      </w:r>
      <w:del w:id="6" w:author="Unknown">
        <w:r w:rsidRPr="00B116EB">
          <w:rPr>
            <w:rFonts w:ascii="Georgia" w:eastAsia="宋体" w:hAnsi="Georgia" w:cs="宋体"/>
            <w:color w:val="111111"/>
            <w:kern w:val="0"/>
            <w:sz w:val="27"/>
            <w:szCs w:val="27"/>
          </w:rPr>
          <w:delText>测任务发布：</w:delText>
        </w:r>
        <w:r w:rsidRPr="00B116EB">
          <w:rPr>
            <w:rFonts w:ascii="Georgia" w:eastAsia="宋体" w:hAnsi="Georgia" w:cs="宋体"/>
            <w:color w:val="111111"/>
            <w:kern w:val="0"/>
            <w:sz w:val="27"/>
            <w:szCs w:val="27"/>
          </w:rPr>
          <w:delText>4</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报</w:t>
      </w:r>
      <w:del w:id="7" w:author="Unknown">
        <w:r w:rsidRPr="00B116EB">
          <w:rPr>
            <w:rFonts w:ascii="Georgia" w:eastAsia="宋体" w:hAnsi="Georgia" w:cs="宋体"/>
            <w:color w:val="111111"/>
            <w:kern w:val="0"/>
            <w:sz w:val="27"/>
            <w:szCs w:val="27"/>
          </w:rPr>
          <w:delText>名时间：</w:delText>
        </w:r>
        <w:r w:rsidRPr="00B116EB">
          <w:rPr>
            <w:rFonts w:ascii="Georgia" w:eastAsia="宋体" w:hAnsi="Georgia" w:cs="宋体"/>
            <w:color w:val="111111"/>
            <w:kern w:val="0"/>
            <w:sz w:val="27"/>
            <w:szCs w:val="27"/>
          </w:rPr>
          <w:delText>4</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w:delText>
        </w:r>
        <w:r w:rsidRPr="00B116EB">
          <w:rPr>
            <w:rFonts w:ascii="Georgia" w:eastAsia="宋体" w:hAnsi="Georgia" w:cs="宋体"/>
            <w:color w:val="111111"/>
            <w:kern w:val="0"/>
            <w:sz w:val="27"/>
            <w:szCs w:val="27"/>
          </w:rPr>
          <w:delText>日</w:delText>
        </w:r>
        <w:r w:rsidRPr="00B116EB">
          <w:rPr>
            <w:rFonts w:ascii="Georgia" w:eastAsia="宋体" w:hAnsi="Georgia" w:cs="宋体"/>
            <w:color w:val="111111"/>
            <w:kern w:val="0"/>
            <w:sz w:val="27"/>
            <w:szCs w:val="27"/>
          </w:rPr>
          <w:delText>—7</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15</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proofErr w:type="gramStart"/>
      <w:r w:rsidRPr="00B116EB">
        <w:rPr>
          <w:rFonts w:ascii="Georgia" w:eastAsia="宋体" w:hAnsi="Georgia" w:cs="宋体"/>
          <w:color w:val="111111"/>
          <w:kern w:val="0"/>
          <w:sz w:val="27"/>
          <w:szCs w:val="27"/>
        </w:rPr>
        <w:t>训</w:t>
      </w:r>
      <w:proofErr w:type="gramEnd"/>
      <w:del w:id="8" w:author="Unknown">
        <w:r w:rsidRPr="00B116EB">
          <w:rPr>
            <w:rFonts w:ascii="Georgia" w:eastAsia="宋体" w:hAnsi="Georgia" w:cs="宋体"/>
            <w:color w:val="111111"/>
            <w:kern w:val="0"/>
            <w:sz w:val="27"/>
            <w:szCs w:val="27"/>
          </w:rPr>
          <w:delText>练及验证数据发布：</w:delText>
        </w:r>
        <w:r w:rsidRPr="00B116EB">
          <w:rPr>
            <w:rFonts w:ascii="Georgia" w:eastAsia="宋体" w:hAnsi="Georgia" w:cs="宋体"/>
            <w:color w:val="111111"/>
            <w:kern w:val="0"/>
            <w:sz w:val="27"/>
            <w:szCs w:val="27"/>
          </w:rPr>
          <w:delText>4</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20</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测</w:t>
      </w:r>
      <w:del w:id="9" w:author="Unknown">
        <w:r w:rsidRPr="00B116EB">
          <w:rPr>
            <w:rFonts w:ascii="Georgia" w:eastAsia="宋体" w:hAnsi="Georgia" w:cs="宋体"/>
            <w:color w:val="111111"/>
            <w:kern w:val="0"/>
            <w:sz w:val="27"/>
            <w:szCs w:val="27"/>
          </w:rPr>
          <w:delText>试数据发布：</w:delText>
        </w:r>
        <w:r w:rsidRPr="00B116EB">
          <w:rPr>
            <w:rFonts w:ascii="Georgia" w:eastAsia="宋体" w:hAnsi="Georgia" w:cs="宋体"/>
            <w:color w:val="111111"/>
            <w:kern w:val="0"/>
            <w:sz w:val="27"/>
            <w:szCs w:val="27"/>
          </w:rPr>
          <w:delText>7</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15</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提</w:t>
      </w:r>
      <w:del w:id="10" w:author="Unknown">
        <w:r w:rsidRPr="00B116EB">
          <w:rPr>
            <w:rFonts w:ascii="Georgia" w:eastAsia="宋体" w:hAnsi="Georgia" w:cs="宋体"/>
            <w:color w:val="111111"/>
            <w:kern w:val="0"/>
            <w:sz w:val="27"/>
            <w:szCs w:val="27"/>
          </w:rPr>
          <w:delText>交测试结果：</w:delText>
        </w:r>
        <w:r w:rsidRPr="00B116EB">
          <w:rPr>
            <w:rFonts w:ascii="Georgia" w:eastAsia="宋体" w:hAnsi="Georgia" w:cs="宋体"/>
            <w:color w:val="111111"/>
            <w:kern w:val="0"/>
            <w:sz w:val="27"/>
            <w:szCs w:val="27"/>
          </w:rPr>
          <w:delText>7</w:delText>
        </w:r>
        <w:r w:rsidRPr="00B116EB">
          <w:rPr>
            <w:rFonts w:ascii="Georgia" w:eastAsia="宋体" w:hAnsi="Georgia" w:cs="宋体"/>
            <w:color w:val="111111"/>
            <w:kern w:val="0"/>
            <w:sz w:val="27"/>
            <w:szCs w:val="27"/>
          </w:rPr>
          <w:delText>月</w:delText>
        </w:r>
        <w:r w:rsidRPr="00B116EB">
          <w:rPr>
            <w:rFonts w:ascii="Georgia" w:eastAsia="宋体" w:hAnsi="Georgia" w:cs="宋体"/>
            <w:color w:val="111111"/>
            <w:kern w:val="0"/>
            <w:sz w:val="27"/>
            <w:szCs w:val="27"/>
          </w:rPr>
          <w:delText>20</w:delText>
        </w:r>
        <w:r w:rsidRPr="00B116EB">
          <w:rPr>
            <w:rFonts w:ascii="Georgia" w:eastAsia="宋体" w:hAnsi="Georgia" w:cs="宋体"/>
            <w:color w:val="111111"/>
            <w:kern w:val="0"/>
            <w:sz w:val="27"/>
            <w:szCs w:val="27"/>
          </w:rPr>
          <w:delText>日</w:delText>
        </w:r>
      </w:del>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lastRenderedPageBreak/>
        <w:t>评测论文提交：</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5</w:t>
      </w:r>
      <w:r w:rsidRPr="00B116EB">
        <w:rPr>
          <w:rFonts w:ascii="Georgia" w:eastAsia="宋体" w:hAnsi="Georgia" w:cs="宋体"/>
          <w:color w:val="111111"/>
          <w:kern w:val="0"/>
          <w:sz w:val="27"/>
          <w:szCs w:val="27"/>
        </w:rPr>
        <w:t>日</w:t>
      </w:r>
    </w:p>
    <w:p w:rsidR="00B116EB" w:rsidRPr="00B116EB" w:rsidRDefault="00B116EB" w:rsidP="00B116EB">
      <w:pPr>
        <w:widowControl/>
        <w:numPr>
          <w:ilvl w:val="0"/>
          <w:numId w:val="29"/>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CCKS</w:t>
      </w:r>
      <w:r w:rsidRPr="00B116EB">
        <w:rPr>
          <w:rFonts w:ascii="Georgia" w:eastAsia="宋体" w:hAnsi="Georgia" w:cs="宋体"/>
          <w:color w:val="111111"/>
          <w:kern w:val="0"/>
          <w:sz w:val="27"/>
          <w:szCs w:val="27"/>
        </w:rPr>
        <w:t>会议日期：</w:t>
      </w:r>
      <w:r w:rsidRPr="00B116EB">
        <w:rPr>
          <w:rFonts w:ascii="Georgia" w:eastAsia="宋体" w:hAnsi="Georgia" w:cs="宋体"/>
          <w:color w:val="111111"/>
          <w:kern w:val="0"/>
          <w:sz w:val="27"/>
          <w:szCs w:val="27"/>
        </w:rPr>
        <w:t>8</w:t>
      </w:r>
      <w:r w:rsidRPr="00B116EB">
        <w:rPr>
          <w:rFonts w:ascii="Georgia" w:eastAsia="宋体" w:hAnsi="Georgia" w:cs="宋体"/>
          <w:color w:val="111111"/>
          <w:kern w:val="0"/>
          <w:sz w:val="27"/>
          <w:szCs w:val="27"/>
        </w:rPr>
        <w:t>月</w:t>
      </w:r>
      <w:r w:rsidRPr="00B116EB">
        <w:rPr>
          <w:rFonts w:ascii="Georgia" w:eastAsia="宋体" w:hAnsi="Georgia" w:cs="宋体"/>
          <w:color w:val="111111"/>
          <w:kern w:val="0"/>
          <w:sz w:val="27"/>
          <w:szCs w:val="27"/>
        </w:rPr>
        <w:t>14</w:t>
      </w:r>
      <w:r w:rsidRPr="00B116EB">
        <w:rPr>
          <w:rFonts w:ascii="Georgia" w:eastAsia="宋体" w:hAnsi="Georgia" w:cs="宋体"/>
          <w:color w:val="111111"/>
          <w:kern w:val="0"/>
          <w:sz w:val="27"/>
          <w:szCs w:val="27"/>
        </w:rPr>
        <w:t>日</w:t>
      </w:r>
      <w:r w:rsidRPr="00B116EB">
        <w:rPr>
          <w:rFonts w:ascii="Georgia" w:eastAsia="宋体" w:hAnsi="Georgia" w:cs="宋体"/>
          <w:color w:val="111111"/>
          <w:kern w:val="0"/>
          <w:sz w:val="27"/>
          <w:szCs w:val="27"/>
        </w:rPr>
        <w:t>—17</w:t>
      </w:r>
      <w:r w:rsidRPr="00B116EB">
        <w:rPr>
          <w:rFonts w:ascii="Georgia" w:eastAsia="宋体" w:hAnsi="Georgia" w:cs="宋体"/>
          <w:color w:val="111111"/>
          <w:kern w:val="0"/>
          <w:sz w:val="27"/>
          <w:szCs w:val="27"/>
        </w:rPr>
        <w:t>日</w:t>
      </w:r>
    </w:p>
    <w:p w:rsidR="00B116EB" w:rsidRPr="00B116EB" w:rsidRDefault="00B116EB" w:rsidP="00B116EB">
      <w:pPr>
        <w:widowControl/>
        <w:shd w:val="clear" w:color="auto" w:fill="FFFFFF"/>
        <w:spacing w:before="750" w:after="375" w:line="264" w:lineRule="auto"/>
        <w:jc w:val="left"/>
        <w:outlineLvl w:val="3"/>
        <w:rPr>
          <w:rFonts w:ascii="Playfair Display" w:eastAsia="宋体" w:hAnsi="Playfair Display" w:cs="宋体"/>
          <w:b/>
          <w:bCs/>
          <w:color w:val="111111"/>
          <w:kern w:val="0"/>
          <w:sz w:val="41"/>
          <w:szCs w:val="41"/>
        </w:rPr>
      </w:pPr>
      <w:r w:rsidRPr="00B116EB">
        <w:rPr>
          <w:rFonts w:ascii="Playfair Display" w:eastAsia="宋体" w:hAnsi="Playfair Display" w:cs="宋体"/>
          <w:b/>
          <w:bCs/>
          <w:color w:val="111111"/>
          <w:kern w:val="0"/>
          <w:sz w:val="41"/>
          <w:szCs w:val="41"/>
        </w:rPr>
        <w:t>四、评测主席</w:t>
      </w:r>
    </w:p>
    <w:p w:rsidR="00B116EB" w:rsidRPr="00B116EB" w:rsidRDefault="00B116EB" w:rsidP="00B116EB">
      <w:pPr>
        <w:widowControl/>
        <w:numPr>
          <w:ilvl w:val="0"/>
          <w:numId w:val="30"/>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王昊奋，深圳狗尾草智能科技公司</w:t>
      </w:r>
      <w:r w:rsidRPr="00B116EB">
        <w:rPr>
          <w:rFonts w:ascii="Georgia" w:eastAsia="宋体" w:hAnsi="Georgia" w:cs="宋体"/>
          <w:color w:val="111111"/>
          <w:kern w:val="0"/>
          <w:sz w:val="27"/>
          <w:szCs w:val="27"/>
        </w:rPr>
        <w:t xml:space="preserve"> (wang_haofen@gowild.cn)</w:t>
      </w:r>
    </w:p>
    <w:p w:rsidR="00B116EB" w:rsidRPr="00B116EB" w:rsidRDefault="00B116EB" w:rsidP="00B116EB">
      <w:pPr>
        <w:widowControl/>
        <w:numPr>
          <w:ilvl w:val="0"/>
          <w:numId w:val="30"/>
        </w:numPr>
        <w:shd w:val="clear" w:color="auto" w:fill="FFFFFF"/>
        <w:spacing w:before="100" w:beforeAutospacing="1" w:after="120" w:line="408" w:lineRule="auto"/>
        <w:ind w:left="360"/>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邹磊，北京大学</w:t>
      </w:r>
      <w:r w:rsidRPr="00B116EB">
        <w:rPr>
          <w:rFonts w:ascii="Georgia" w:eastAsia="宋体" w:hAnsi="Georgia" w:cs="宋体"/>
          <w:color w:val="111111"/>
          <w:kern w:val="0"/>
          <w:sz w:val="27"/>
          <w:szCs w:val="27"/>
        </w:rPr>
        <w:t xml:space="preserve"> (zoulei@pku.edu.cn)</w:t>
      </w:r>
    </w:p>
    <w:p w:rsidR="00B116EB" w:rsidRPr="00B116EB" w:rsidRDefault="00B116EB" w:rsidP="00B116EB">
      <w:pPr>
        <w:widowControl/>
        <w:shd w:val="clear" w:color="auto" w:fill="FFFFFF"/>
        <w:spacing w:before="100" w:beforeAutospacing="1" w:after="360" w:line="408" w:lineRule="auto"/>
        <w:jc w:val="left"/>
        <w:rPr>
          <w:rFonts w:ascii="Georgia" w:eastAsia="宋体" w:hAnsi="Georgia" w:cs="宋体"/>
          <w:color w:val="111111"/>
          <w:kern w:val="0"/>
          <w:sz w:val="27"/>
          <w:szCs w:val="27"/>
        </w:rPr>
      </w:pPr>
      <w:r w:rsidRPr="00B116EB">
        <w:rPr>
          <w:rFonts w:ascii="Georgia" w:eastAsia="宋体" w:hAnsi="Georgia" w:cs="宋体"/>
          <w:color w:val="111111"/>
          <w:kern w:val="0"/>
          <w:sz w:val="27"/>
          <w:szCs w:val="27"/>
        </w:rPr>
        <w:t> </w:t>
      </w:r>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p w:rsidR="00B116EB" w:rsidRPr="00B116EB" w:rsidRDefault="00B116EB" w:rsidP="00B116EB">
      <w:pPr>
        <w:widowControl/>
        <w:pBdr>
          <w:bottom w:val="single" w:sz="12" w:space="2" w:color="CA2017"/>
        </w:pBdr>
        <w:spacing w:before="100" w:beforeAutospacing="1" w:after="300"/>
        <w:jc w:val="left"/>
        <w:outlineLvl w:val="2"/>
        <w:rPr>
          <w:rFonts w:ascii="Lato" w:eastAsia="宋体" w:hAnsi="Lato" w:cs="宋体"/>
          <w:b/>
          <w:bCs/>
          <w:caps/>
          <w:color w:val="111111"/>
          <w:spacing w:val="15"/>
          <w:kern w:val="0"/>
          <w:sz w:val="20"/>
          <w:szCs w:val="20"/>
        </w:rPr>
      </w:pPr>
      <w:r w:rsidRPr="00B116EB">
        <w:rPr>
          <w:rFonts w:ascii="Lato" w:eastAsia="宋体" w:hAnsi="Lato" w:cs="宋体"/>
          <w:b/>
          <w:bCs/>
          <w:caps/>
          <w:color w:val="111111"/>
          <w:spacing w:val="15"/>
          <w:kern w:val="0"/>
          <w:sz w:val="20"/>
          <w:szCs w:val="20"/>
        </w:rPr>
        <w:t>文章归档</w:t>
      </w:r>
    </w:p>
    <w:p w:rsidR="00B116EB" w:rsidRPr="00B116EB" w:rsidRDefault="00B116EB" w:rsidP="00B116EB">
      <w:pPr>
        <w:widowControl/>
        <w:numPr>
          <w:ilvl w:val="0"/>
          <w:numId w:val="31"/>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26" w:history="1">
        <w:r w:rsidRPr="00B116EB">
          <w:rPr>
            <w:rFonts w:ascii="Lato" w:eastAsia="宋体" w:hAnsi="Lato" w:cs="宋体"/>
            <w:color w:val="CA2017"/>
            <w:kern w:val="0"/>
            <w:sz w:val="25"/>
            <w:szCs w:val="25"/>
          </w:rPr>
          <w:t>2016</w:t>
        </w:r>
        <w:r w:rsidRPr="00B116EB">
          <w:rPr>
            <w:rFonts w:ascii="Lato" w:eastAsia="宋体" w:hAnsi="Lato" w:cs="宋体"/>
            <w:color w:val="CA2017"/>
            <w:kern w:val="0"/>
            <w:sz w:val="25"/>
            <w:szCs w:val="25"/>
          </w:rPr>
          <w:t>年十二月</w:t>
        </w:r>
      </w:hyperlink>
    </w:p>
    <w:p w:rsidR="00B116EB" w:rsidRPr="00B116EB" w:rsidRDefault="00B116EB" w:rsidP="00B116EB">
      <w:pPr>
        <w:widowControl/>
        <w:pBdr>
          <w:bottom w:val="single" w:sz="12" w:space="2" w:color="CA2017"/>
        </w:pBdr>
        <w:spacing w:before="100" w:beforeAutospacing="1" w:after="300"/>
        <w:jc w:val="left"/>
        <w:outlineLvl w:val="2"/>
        <w:rPr>
          <w:rFonts w:ascii="Lato" w:eastAsia="宋体" w:hAnsi="Lato" w:cs="宋体"/>
          <w:b/>
          <w:bCs/>
          <w:caps/>
          <w:color w:val="111111"/>
          <w:spacing w:val="15"/>
          <w:kern w:val="0"/>
          <w:sz w:val="20"/>
          <w:szCs w:val="20"/>
        </w:rPr>
      </w:pPr>
      <w:r w:rsidRPr="00B116EB">
        <w:rPr>
          <w:rFonts w:ascii="Lato" w:eastAsia="宋体" w:hAnsi="Lato" w:cs="宋体"/>
          <w:b/>
          <w:bCs/>
          <w:caps/>
          <w:color w:val="111111"/>
          <w:spacing w:val="15"/>
          <w:kern w:val="0"/>
          <w:sz w:val="20"/>
          <w:szCs w:val="20"/>
        </w:rPr>
        <w:t>分类目录</w:t>
      </w:r>
    </w:p>
    <w:p w:rsidR="00B116EB" w:rsidRPr="00B116EB" w:rsidRDefault="00B116EB" w:rsidP="00B116EB">
      <w:pPr>
        <w:widowControl/>
        <w:numPr>
          <w:ilvl w:val="0"/>
          <w:numId w:val="32"/>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27" w:history="1">
        <w:r w:rsidRPr="00B116EB">
          <w:rPr>
            <w:rFonts w:ascii="Lato" w:eastAsia="宋体" w:hAnsi="Lato" w:cs="宋体"/>
            <w:color w:val="CA2017"/>
            <w:kern w:val="0"/>
            <w:sz w:val="25"/>
            <w:szCs w:val="25"/>
          </w:rPr>
          <w:t>未分类</w:t>
        </w:r>
      </w:hyperlink>
      <w:r w:rsidRPr="00B116EB">
        <w:rPr>
          <w:rFonts w:ascii="Lato" w:eastAsia="宋体" w:hAnsi="Lato" w:cs="宋体"/>
          <w:color w:val="111111"/>
          <w:kern w:val="0"/>
          <w:sz w:val="25"/>
          <w:szCs w:val="25"/>
        </w:rPr>
        <w:t xml:space="preserve"> </w:t>
      </w:r>
    </w:p>
    <w:p w:rsidR="00B116EB" w:rsidRPr="00B116EB" w:rsidRDefault="00B116EB" w:rsidP="00B116EB">
      <w:pPr>
        <w:widowControl/>
        <w:pBdr>
          <w:bottom w:val="single" w:sz="12" w:space="2" w:color="CA2017"/>
        </w:pBdr>
        <w:spacing w:before="100" w:beforeAutospacing="1" w:after="300"/>
        <w:jc w:val="left"/>
        <w:outlineLvl w:val="2"/>
        <w:rPr>
          <w:rFonts w:ascii="Lato" w:eastAsia="宋体" w:hAnsi="Lato" w:cs="宋体"/>
          <w:b/>
          <w:bCs/>
          <w:caps/>
          <w:color w:val="111111"/>
          <w:spacing w:val="15"/>
          <w:kern w:val="0"/>
          <w:sz w:val="20"/>
          <w:szCs w:val="20"/>
        </w:rPr>
      </w:pPr>
      <w:r w:rsidRPr="00B116EB">
        <w:rPr>
          <w:rFonts w:ascii="Lato" w:eastAsia="宋体" w:hAnsi="Lato" w:cs="宋体"/>
          <w:b/>
          <w:bCs/>
          <w:caps/>
          <w:color w:val="111111"/>
          <w:spacing w:val="15"/>
          <w:kern w:val="0"/>
          <w:sz w:val="20"/>
          <w:szCs w:val="20"/>
        </w:rPr>
        <w:t>功能</w:t>
      </w:r>
    </w:p>
    <w:p w:rsidR="00B116EB" w:rsidRPr="00B116EB" w:rsidRDefault="00B116EB" w:rsidP="00B116EB">
      <w:pPr>
        <w:widowControl/>
        <w:numPr>
          <w:ilvl w:val="0"/>
          <w:numId w:val="33"/>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28" w:history="1">
        <w:r w:rsidRPr="00B116EB">
          <w:rPr>
            <w:rFonts w:ascii="Lato" w:eastAsia="宋体" w:hAnsi="Lato" w:cs="宋体"/>
            <w:color w:val="CA2017"/>
            <w:kern w:val="0"/>
            <w:sz w:val="25"/>
            <w:szCs w:val="25"/>
          </w:rPr>
          <w:t>登录</w:t>
        </w:r>
      </w:hyperlink>
    </w:p>
    <w:p w:rsidR="00B116EB" w:rsidRPr="00B116EB" w:rsidRDefault="00B116EB" w:rsidP="00B116EB">
      <w:pPr>
        <w:widowControl/>
        <w:numPr>
          <w:ilvl w:val="0"/>
          <w:numId w:val="33"/>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29" w:history="1">
        <w:r w:rsidRPr="00B116EB">
          <w:rPr>
            <w:rFonts w:ascii="Lato" w:eastAsia="宋体" w:hAnsi="Lato" w:cs="宋体"/>
            <w:color w:val="CA2017"/>
            <w:kern w:val="0"/>
            <w:sz w:val="25"/>
            <w:szCs w:val="25"/>
          </w:rPr>
          <w:t>文章</w:t>
        </w:r>
        <w:r w:rsidRPr="00B116EB">
          <w:rPr>
            <w:rFonts w:ascii="Lato" w:eastAsia="宋体" w:hAnsi="Lato" w:cs="宋体"/>
            <w:color w:val="CA2017"/>
            <w:kern w:val="0"/>
            <w:sz w:val="25"/>
            <w:szCs w:val="25"/>
          </w:rPr>
          <w:t>RSS</w:t>
        </w:r>
      </w:hyperlink>
    </w:p>
    <w:p w:rsidR="00B116EB" w:rsidRPr="00B116EB" w:rsidRDefault="00B116EB" w:rsidP="00B116EB">
      <w:pPr>
        <w:widowControl/>
        <w:numPr>
          <w:ilvl w:val="0"/>
          <w:numId w:val="33"/>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30" w:history="1">
        <w:r w:rsidRPr="00B116EB">
          <w:rPr>
            <w:rFonts w:ascii="Lato" w:eastAsia="宋体" w:hAnsi="Lato" w:cs="宋体"/>
            <w:color w:val="CA2017"/>
            <w:kern w:val="0"/>
            <w:sz w:val="25"/>
            <w:szCs w:val="25"/>
          </w:rPr>
          <w:t>评论</w:t>
        </w:r>
        <w:r w:rsidRPr="00B116EB">
          <w:rPr>
            <w:rFonts w:ascii="Lato" w:eastAsia="宋体" w:hAnsi="Lato" w:cs="宋体"/>
            <w:color w:val="CA2017"/>
            <w:kern w:val="0"/>
            <w:sz w:val="25"/>
            <w:szCs w:val="25"/>
          </w:rPr>
          <w:t>RSS</w:t>
        </w:r>
      </w:hyperlink>
    </w:p>
    <w:p w:rsidR="00B116EB" w:rsidRPr="00B116EB" w:rsidRDefault="00B116EB" w:rsidP="00B116EB">
      <w:pPr>
        <w:widowControl/>
        <w:numPr>
          <w:ilvl w:val="0"/>
          <w:numId w:val="33"/>
        </w:numPr>
        <w:pBdr>
          <w:bottom w:val="single" w:sz="6" w:space="9" w:color="DDDDDD"/>
        </w:pBdr>
        <w:spacing w:before="100" w:beforeAutospacing="1" w:after="100" w:afterAutospacing="1" w:line="336" w:lineRule="auto"/>
        <w:jc w:val="left"/>
        <w:rPr>
          <w:rFonts w:ascii="Lato" w:eastAsia="宋体" w:hAnsi="Lato" w:cs="宋体"/>
          <w:color w:val="111111"/>
          <w:kern w:val="0"/>
          <w:sz w:val="25"/>
          <w:szCs w:val="25"/>
        </w:rPr>
      </w:pPr>
      <w:hyperlink r:id="rId131" w:tooltip="基于WordPress，一个优美、先进的个人信息发布平台。" w:history="1">
        <w:r w:rsidRPr="00B116EB">
          <w:rPr>
            <w:rFonts w:ascii="Lato" w:eastAsia="宋体" w:hAnsi="Lato" w:cs="宋体"/>
            <w:color w:val="CA2017"/>
            <w:kern w:val="0"/>
            <w:sz w:val="25"/>
            <w:szCs w:val="25"/>
          </w:rPr>
          <w:t>WordPress.org</w:t>
        </w:r>
      </w:hyperlink>
    </w:p>
    <w:p w:rsidR="00B116EB" w:rsidRPr="00B116EB" w:rsidRDefault="00B116EB" w:rsidP="00B116EB">
      <w:pPr>
        <w:widowControl/>
        <w:spacing w:before="100" w:beforeAutospacing="1" w:after="100" w:afterAutospacing="1"/>
        <w:jc w:val="left"/>
        <w:rPr>
          <w:rFonts w:ascii="Playfair Display" w:eastAsia="宋体" w:hAnsi="Playfair Display" w:cs="宋体"/>
          <w:color w:val="111111"/>
          <w:kern w:val="0"/>
          <w:sz w:val="26"/>
          <w:szCs w:val="26"/>
        </w:rPr>
      </w:pPr>
      <w:r w:rsidRPr="00B116EB">
        <w:rPr>
          <w:rFonts w:ascii="Playfair Display" w:eastAsia="宋体" w:hAnsi="Playfair Display" w:cs="宋体"/>
          <w:color w:val="111111"/>
          <w:kern w:val="0"/>
          <w:sz w:val="26"/>
          <w:szCs w:val="26"/>
        </w:rPr>
        <w:t xml:space="preserve">Powered by </w:t>
      </w:r>
      <w:hyperlink r:id="rId132" w:history="1">
        <w:r w:rsidRPr="00B116EB">
          <w:rPr>
            <w:rFonts w:ascii="Playfair Display" w:eastAsia="宋体" w:hAnsi="Playfair Display" w:cs="宋体"/>
            <w:color w:val="CA2017"/>
            <w:kern w:val="0"/>
            <w:sz w:val="26"/>
            <w:szCs w:val="26"/>
          </w:rPr>
          <w:t>WordPress</w:t>
        </w:r>
      </w:hyperlink>
      <w:r w:rsidRPr="00B116EB">
        <w:rPr>
          <w:rFonts w:ascii="Playfair Display" w:eastAsia="宋体" w:hAnsi="Playfair Display" w:cs="宋体"/>
          <w:color w:val="111111"/>
          <w:kern w:val="0"/>
          <w:sz w:val="26"/>
          <w:szCs w:val="26"/>
        </w:rPr>
        <w:t xml:space="preserve"> &amp; Theme by </w:t>
      </w:r>
      <w:hyperlink r:id="rId133" w:history="1">
        <w:r w:rsidRPr="00B116EB">
          <w:rPr>
            <w:rFonts w:ascii="Playfair Display" w:eastAsia="宋体" w:hAnsi="Playfair Display" w:cs="宋体"/>
            <w:color w:val="CA2017"/>
            <w:kern w:val="0"/>
            <w:sz w:val="26"/>
            <w:szCs w:val="26"/>
          </w:rPr>
          <w:t>Anders Norén</w:t>
        </w:r>
      </w:hyperlink>
    </w:p>
    <w:p w:rsidR="00B116EB" w:rsidRDefault="00B116EB" w:rsidP="00B116EB">
      <w:pPr>
        <w:widowControl/>
        <w:shd w:val="clear" w:color="auto" w:fill="FFFFFF"/>
        <w:spacing w:before="100" w:beforeAutospacing="1" w:after="360" w:line="408" w:lineRule="auto"/>
        <w:jc w:val="center"/>
        <w:rPr>
          <w:rFonts w:ascii="Georgia" w:eastAsia="宋体" w:hAnsi="Georgia" w:cs="宋体"/>
          <w:color w:val="111111"/>
          <w:kern w:val="0"/>
          <w:sz w:val="27"/>
          <w:szCs w:val="27"/>
        </w:rPr>
      </w:pPr>
      <w:r w:rsidRPr="00B116EB">
        <w:rPr>
          <w:rFonts w:ascii="Playfair Display" w:eastAsia="宋体" w:hAnsi="Playfair Display" w:cs="宋体"/>
          <w:color w:val="111111"/>
          <w:kern w:val="0"/>
          <w:sz w:val="26"/>
          <w:szCs w:val="26"/>
        </w:rPr>
        <w:pict/>
      </w:r>
      <w:r w:rsidRPr="00B116EB">
        <w:rPr>
          <w:rFonts w:ascii="Playfair Display" w:eastAsia="宋体" w:hAnsi="Playfair Display" w:cs="宋体"/>
          <w:color w:val="111111"/>
          <w:kern w:val="0"/>
          <w:sz w:val="26"/>
          <w:szCs w:val="26"/>
        </w:rPr>
        <w:pict/>
      </w:r>
      <w:r w:rsidRPr="00B116EB">
        <w:rPr>
          <w:rFonts w:ascii="Playfair Display" w:eastAsia="宋体" w:hAnsi="Playfair Display" w:cs="宋体"/>
          <w:color w:val="111111"/>
          <w:kern w:val="0"/>
          <w:sz w:val="26"/>
          <w:szCs w:val="26"/>
        </w:rPr>
        <w:pict/>
      </w:r>
      <w:r w:rsidRPr="00B116EB">
        <w:rPr>
          <w:rFonts w:ascii="Playfair Display" w:eastAsia="宋体" w:hAnsi="Playfair Display" w:cs="宋体"/>
          <w:color w:val="111111"/>
          <w:kern w:val="0"/>
          <w:sz w:val="26"/>
          <w:szCs w:val="26"/>
        </w:rPr>
        <w:pict/>
      </w:r>
    </w:p>
    <w:p w:rsidR="00B116EB" w:rsidRPr="00B116EB" w:rsidRDefault="00B116EB" w:rsidP="00B116EB">
      <w:pPr>
        <w:widowControl/>
        <w:shd w:val="clear" w:color="auto" w:fill="FFFFFF"/>
        <w:spacing w:before="100" w:beforeAutospacing="1" w:after="360" w:line="408" w:lineRule="auto"/>
        <w:jc w:val="center"/>
        <w:rPr>
          <w:rFonts w:ascii="Georgia" w:eastAsia="宋体" w:hAnsi="Georgia" w:cs="宋体" w:hint="eastAsia"/>
          <w:color w:val="111111"/>
          <w:kern w:val="0"/>
          <w:sz w:val="27"/>
          <w:szCs w:val="27"/>
        </w:rPr>
      </w:pPr>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p w:rsidR="00B116EB" w:rsidRPr="00B116EB" w:rsidRDefault="00B116EB" w:rsidP="00B116EB">
      <w:pPr>
        <w:widowControl/>
        <w:pBdr>
          <w:bottom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窗体顶端</w:t>
      </w:r>
    </w:p>
    <w:p w:rsidR="00B116EB" w:rsidRPr="00B116EB" w:rsidRDefault="00B116EB" w:rsidP="00B116EB">
      <w:pPr>
        <w:widowControl/>
        <w:pBdr>
          <w:top w:val="single" w:sz="6" w:space="1" w:color="auto"/>
        </w:pBdr>
        <w:jc w:val="center"/>
        <w:rPr>
          <w:rFonts w:ascii="Arial" w:eastAsia="宋体" w:hAnsi="Arial" w:cs="Arial" w:hint="eastAsia"/>
          <w:vanish/>
          <w:kern w:val="0"/>
          <w:sz w:val="16"/>
          <w:szCs w:val="16"/>
        </w:rPr>
      </w:pPr>
      <w:r w:rsidRPr="00B116EB">
        <w:rPr>
          <w:rFonts w:ascii="Arial" w:eastAsia="宋体" w:hAnsi="Arial" w:cs="Arial" w:hint="eastAsia"/>
          <w:vanish/>
          <w:kern w:val="0"/>
          <w:sz w:val="16"/>
          <w:szCs w:val="16"/>
        </w:rPr>
        <w:t>窗体底端</w:t>
      </w:r>
    </w:p>
    <w:sectPr w:rsidR="00B116EB" w:rsidRPr="00B116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layfair Display">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Lato">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91E"/>
    <w:multiLevelType w:val="multilevel"/>
    <w:tmpl w:val="FFD2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C71D6"/>
    <w:multiLevelType w:val="multilevel"/>
    <w:tmpl w:val="C33E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4523F"/>
    <w:multiLevelType w:val="multilevel"/>
    <w:tmpl w:val="1A12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93715"/>
    <w:multiLevelType w:val="multilevel"/>
    <w:tmpl w:val="A0E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15070E"/>
    <w:multiLevelType w:val="multilevel"/>
    <w:tmpl w:val="9A9E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64731"/>
    <w:multiLevelType w:val="multilevel"/>
    <w:tmpl w:val="AFAA7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06FF5"/>
    <w:multiLevelType w:val="multilevel"/>
    <w:tmpl w:val="91DA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551E4"/>
    <w:multiLevelType w:val="multilevel"/>
    <w:tmpl w:val="D52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D6AE7"/>
    <w:multiLevelType w:val="multilevel"/>
    <w:tmpl w:val="D904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6790E"/>
    <w:multiLevelType w:val="multilevel"/>
    <w:tmpl w:val="A24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B37CC"/>
    <w:multiLevelType w:val="multilevel"/>
    <w:tmpl w:val="B4AE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51409"/>
    <w:multiLevelType w:val="multilevel"/>
    <w:tmpl w:val="9C62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6BE0"/>
    <w:multiLevelType w:val="multilevel"/>
    <w:tmpl w:val="8D00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A5049D"/>
    <w:multiLevelType w:val="multilevel"/>
    <w:tmpl w:val="5F7E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1F2002"/>
    <w:multiLevelType w:val="multilevel"/>
    <w:tmpl w:val="2DD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F9649F"/>
    <w:multiLevelType w:val="multilevel"/>
    <w:tmpl w:val="EEC8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196125"/>
    <w:multiLevelType w:val="multilevel"/>
    <w:tmpl w:val="1FDC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B0506"/>
    <w:multiLevelType w:val="multilevel"/>
    <w:tmpl w:val="AFF2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F46632"/>
    <w:multiLevelType w:val="multilevel"/>
    <w:tmpl w:val="A008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51E46"/>
    <w:multiLevelType w:val="multilevel"/>
    <w:tmpl w:val="4236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C17ADE"/>
    <w:multiLevelType w:val="multilevel"/>
    <w:tmpl w:val="B168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996A6C"/>
    <w:multiLevelType w:val="multilevel"/>
    <w:tmpl w:val="138A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207FF"/>
    <w:multiLevelType w:val="multilevel"/>
    <w:tmpl w:val="D630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F100D"/>
    <w:multiLevelType w:val="multilevel"/>
    <w:tmpl w:val="CA5C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E6B49"/>
    <w:multiLevelType w:val="multilevel"/>
    <w:tmpl w:val="5D30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352B61"/>
    <w:multiLevelType w:val="multilevel"/>
    <w:tmpl w:val="CC4A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FA2BC9"/>
    <w:multiLevelType w:val="multilevel"/>
    <w:tmpl w:val="1060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A6FF7"/>
    <w:multiLevelType w:val="multilevel"/>
    <w:tmpl w:val="57D2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C75064"/>
    <w:multiLevelType w:val="multilevel"/>
    <w:tmpl w:val="9CC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A6CEC"/>
    <w:multiLevelType w:val="multilevel"/>
    <w:tmpl w:val="EFA2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5D0331"/>
    <w:multiLevelType w:val="multilevel"/>
    <w:tmpl w:val="160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E969B6"/>
    <w:multiLevelType w:val="multilevel"/>
    <w:tmpl w:val="677C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71B5A"/>
    <w:multiLevelType w:val="multilevel"/>
    <w:tmpl w:val="11F2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20"/>
  </w:num>
  <w:num w:numId="4">
    <w:abstractNumId w:val="21"/>
  </w:num>
  <w:num w:numId="5">
    <w:abstractNumId w:val="11"/>
  </w:num>
  <w:num w:numId="6">
    <w:abstractNumId w:val="22"/>
  </w:num>
  <w:num w:numId="7">
    <w:abstractNumId w:val="6"/>
  </w:num>
  <w:num w:numId="8">
    <w:abstractNumId w:val="28"/>
  </w:num>
  <w:num w:numId="9">
    <w:abstractNumId w:val="25"/>
  </w:num>
  <w:num w:numId="10">
    <w:abstractNumId w:val="17"/>
  </w:num>
  <w:num w:numId="11">
    <w:abstractNumId w:val="5"/>
  </w:num>
  <w:num w:numId="12">
    <w:abstractNumId w:val="27"/>
  </w:num>
  <w:num w:numId="13">
    <w:abstractNumId w:val="10"/>
  </w:num>
  <w:num w:numId="14">
    <w:abstractNumId w:val="26"/>
  </w:num>
  <w:num w:numId="15">
    <w:abstractNumId w:val="23"/>
  </w:num>
  <w:num w:numId="16">
    <w:abstractNumId w:val="29"/>
  </w:num>
  <w:num w:numId="17">
    <w:abstractNumId w:val="13"/>
  </w:num>
  <w:num w:numId="18">
    <w:abstractNumId w:val="3"/>
  </w:num>
  <w:num w:numId="19">
    <w:abstractNumId w:val="2"/>
  </w:num>
  <w:num w:numId="20">
    <w:abstractNumId w:val="24"/>
  </w:num>
  <w:num w:numId="21">
    <w:abstractNumId w:val="18"/>
  </w:num>
  <w:num w:numId="22">
    <w:abstractNumId w:val="1"/>
  </w:num>
  <w:num w:numId="23">
    <w:abstractNumId w:val="0"/>
  </w:num>
  <w:num w:numId="24">
    <w:abstractNumId w:val="9"/>
  </w:num>
  <w:num w:numId="25">
    <w:abstractNumId w:val="4"/>
  </w:num>
  <w:num w:numId="26">
    <w:abstractNumId w:val="12"/>
  </w:num>
  <w:num w:numId="27">
    <w:abstractNumId w:val="19"/>
  </w:num>
  <w:num w:numId="28">
    <w:abstractNumId w:val="8"/>
  </w:num>
  <w:num w:numId="29">
    <w:abstractNumId w:val="30"/>
  </w:num>
  <w:num w:numId="30">
    <w:abstractNumId w:val="14"/>
  </w:num>
  <w:num w:numId="31">
    <w:abstractNumId w:val="16"/>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6EB"/>
    <w:rsid w:val="00B116EB"/>
    <w:rsid w:val="00B33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236C"/>
  <w15:chartTrackingRefBased/>
  <w15:docId w15:val="{9FA5AAE2-1EE1-4EDF-AAEE-2531F518B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116E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116E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116E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116E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16EB"/>
    <w:rPr>
      <w:rFonts w:ascii="宋体" w:eastAsia="宋体" w:hAnsi="宋体" w:cs="宋体"/>
      <w:b/>
      <w:bCs/>
      <w:kern w:val="36"/>
      <w:sz w:val="48"/>
      <w:szCs w:val="48"/>
    </w:rPr>
  </w:style>
  <w:style w:type="character" w:customStyle="1" w:styleId="20">
    <w:name w:val="标题 2 字符"/>
    <w:basedOn w:val="a0"/>
    <w:link w:val="2"/>
    <w:uiPriority w:val="9"/>
    <w:rsid w:val="00B116EB"/>
    <w:rPr>
      <w:rFonts w:ascii="宋体" w:eastAsia="宋体" w:hAnsi="宋体" w:cs="宋体"/>
      <w:b/>
      <w:bCs/>
      <w:kern w:val="0"/>
      <w:sz w:val="36"/>
      <w:szCs w:val="36"/>
    </w:rPr>
  </w:style>
  <w:style w:type="character" w:customStyle="1" w:styleId="30">
    <w:name w:val="标题 3 字符"/>
    <w:basedOn w:val="a0"/>
    <w:link w:val="3"/>
    <w:uiPriority w:val="9"/>
    <w:rsid w:val="00B116EB"/>
    <w:rPr>
      <w:rFonts w:ascii="宋体" w:eastAsia="宋体" w:hAnsi="宋体" w:cs="宋体"/>
      <w:b/>
      <w:bCs/>
      <w:kern w:val="0"/>
      <w:sz w:val="27"/>
      <w:szCs w:val="27"/>
    </w:rPr>
  </w:style>
  <w:style w:type="character" w:customStyle="1" w:styleId="40">
    <w:name w:val="标题 4 字符"/>
    <w:basedOn w:val="a0"/>
    <w:link w:val="4"/>
    <w:uiPriority w:val="9"/>
    <w:rsid w:val="00B116EB"/>
    <w:rPr>
      <w:rFonts w:ascii="宋体" w:eastAsia="宋体" w:hAnsi="宋体" w:cs="宋体"/>
      <w:b/>
      <w:bCs/>
      <w:kern w:val="0"/>
      <w:sz w:val="24"/>
      <w:szCs w:val="24"/>
    </w:rPr>
  </w:style>
  <w:style w:type="character" w:styleId="a3">
    <w:name w:val="Emphasis"/>
    <w:basedOn w:val="a0"/>
    <w:uiPriority w:val="20"/>
    <w:qFormat/>
    <w:rsid w:val="00B116EB"/>
    <w:rPr>
      <w:i/>
      <w:iCs/>
    </w:rPr>
  </w:style>
  <w:style w:type="character" w:styleId="a4">
    <w:name w:val="Strong"/>
    <w:basedOn w:val="a0"/>
    <w:uiPriority w:val="22"/>
    <w:qFormat/>
    <w:rsid w:val="00B116EB"/>
    <w:rPr>
      <w:b/>
      <w:bCs/>
    </w:rPr>
  </w:style>
  <w:style w:type="paragraph" w:styleId="a5">
    <w:name w:val="Normal (Web)"/>
    <w:basedOn w:val="a"/>
    <w:uiPriority w:val="99"/>
    <w:semiHidden/>
    <w:unhideWhenUsed/>
    <w:rsid w:val="00B116EB"/>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B116EB"/>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B116EB"/>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B116EB"/>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B116EB"/>
    <w:rPr>
      <w:rFonts w:ascii="Arial" w:eastAsia="宋体" w:hAnsi="Arial" w:cs="Arial"/>
      <w:vanish/>
      <w:kern w:val="0"/>
      <w:sz w:val="16"/>
      <w:szCs w:val="16"/>
    </w:rPr>
  </w:style>
  <w:style w:type="character" w:customStyle="1" w:styleId="sep2">
    <w:name w:val="sep2"/>
    <w:basedOn w:val="a0"/>
    <w:rsid w:val="00B116EB"/>
  </w:style>
  <w:style w:type="paragraph" w:styleId="a6">
    <w:name w:val="Balloon Text"/>
    <w:basedOn w:val="a"/>
    <w:link w:val="a7"/>
    <w:uiPriority w:val="99"/>
    <w:semiHidden/>
    <w:unhideWhenUsed/>
    <w:rsid w:val="00B116EB"/>
    <w:rPr>
      <w:sz w:val="18"/>
      <w:szCs w:val="18"/>
    </w:rPr>
  </w:style>
  <w:style w:type="character" w:customStyle="1" w:styleId="a7">
    <w:name w:val="批注框文本 字符"/>
    <w:basedOn w:val="a0"/>
    <w:link w:val="a6"/>
    <w:uiPriority w:val="99"/>
    <w:semiHidden/>
    <w:rsid w:val="00B116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9767">
      <w:marLeft w:val="0"/>
      <w:marRight w:val="0"/>
      <w:marTop w:val="0"/>
      <w:marBottom w:val="0"/>
      <w:divBdr>
        <w:top w:val="none" w:sz="0" w:space="0" w:color="auto"/>
        <w:left w:val="none" w:sz="0" w:space="0" w:color="auto"/>
        <w:bottom w:val="none" w:sz="0" w:space="0" w:color="auto"/>
        <w:right w:val="none" w:sz="0" w:space="0" w:color="auto"/>
      </w:divBdr>
      <w:divsChild>
        <w:div w:id="92673065">
          <w:marLeft w:val="0"/>
          <w:marRight w:val="0"/>
          <w:marTop w:val="0"/>
          <w:marBottom w:val="0"/>
          <w:divBdr>
            <w:top w:val="none" w:sz="0" w:space="0" w:color="auto"/>
            <w:left w:val="none" w:sz="0" w:space="0" w:color="auto"/>
            <w:bottom w:val="none" w:sz="0" w:space="0" w:color="auto"/>
            <w:right w:val="none" w:sz="0" w:space="0" w:color="auto"/>
          </w:divBdr>
          <w:divsChild>
            <w:div w:id="2296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2798">
      <w:marLeft w:val="0"/>
      <w:marRight w:val="0"/>
      <w:marTop w:val="0"/>
      <w:marBottom w:val="0"/>
      <w:divBdr>
        <w:top w:val="none" w:sz="0" w:space="0" w:color="auto"/>
        <w:left w:val="none" w:sz="0" w:space="0" w:color="auto"/>
        <w:bottom w:val="none" w:sz="0" w:space="0" w:color="auto"/>
        <w:right w:val="none" w:sz="0" w:space="0" w:color="auto"/>
      </w:divBdr>
      <w:divsChild>
        <w:div w:id="174000686">
          <w:marLeft w:val="0"/>
          <w:marRight w:val="0"/>
          <w:marTop w:val="0"/>
          <w:marBottom w:val="0"/>
          <w:divBdr>
            <w:top w:val="none" w:sz="0" w:space="0" w:color="auto"/>
            <w:left w:val="none" w:sz="0" w:space="0" w:color="auto"/>
            <w:bottom w:val="none" w:sz="0" w:space="0" w:color="auto"/>
            <w:right w:val="none" w:sz="0" w:space="0" w:color="auto"/>
          </w:divBdr>
          <w:divsChild>
            <w:div w:id="1587690823">
              <w:marLeft w:val="0"/>
              <w:marRight w:val="0"/>
              <w:marTop w:val="0"/>
              <w:marBottom w:val="0"/>
              <w:divBdr>
                <w:top w:val="none" w:sz="0" w:space="0" w:color="auto"/>
                <w:left w:val="none" w:sz="0" w:space="0" w:color="auto"/>
                <w:bottom w:val="none" w:sz="0" w:space="0" w:color="auto"/>
                <w:right w:val="none" w:sz="0" w:space="0" w:color="auto"/>
              </w:divBdr>
              <w:divsChild>
                <w:div w:id="11608846">
                  <w:marLeft w:val="0"/>
                  <w:marRight w:val="0"/>
                  <w:marTop w:val="0"/>
                  <w:marBottom w:val="0"/>
                  <w:divBdr>
                    <w:top w:val="single" w:sz="6" w:space="0" w:color="DDDDDD"/>
                    <w:left w:val="single" w:sz="6" w:space="0" w:color="DDDDDD"/>
                    <w:bottom w:val="single" w:sz="6" w:space="0" w:color="DDDDDD"/>
                    <w:right w:val="single" w:sz="6" w:space="0" w:color="DDDDDD"/>
                  </w:divBdr>
                  <w:divsChild>
                    <w:div w:id="351761429">
                      <w:marLeft w:val="0"/>
                      <w:marRight w:val="0"/>
                      <w:marTop w:val="0"/>
                      <w:marBottom w:val="0"/>
                      <w:divBdr>
                        <w:top w:val="none" w:sz="0" w:space="0" w:color="auto"/>
                        <w:left w:val="none" w:sz="0" w:space="0" w:color="auto"/>
                        <w:bottom w:val="none" w:sz="0" w:space="0" w:color="auto"/>
                        <w:right w:val="none" w:sz="0" w:space="0" w:color="auto"/>
                      </w:divBdr>
                      <w:divsChild>
                        <w:div w:id="1614631680">
                          <w:marLeft w:val="0"/>
                          <w:marRight w:val="0"/>
                          <w:marTop w:val="0"/>
                          <w:marBottom w:val="0"/>
                          <w:divBdr>
                            <w:top w:val="none" w:sz="0" w:space="0" w:color="auto"/>
                            <w:left w:val="none" w:sz="0" w:space="0" w:color="auto"/>
                            <w:bottom w:val="none" w:sz="0" w:space="0" w:color="auto"/>
                            <w:right w:val="none" w:sz="0" w:space="0" w:color="auto"/>
                          </w:divBdr>
                        </w:div>
                        <w:div w:id="19924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21588">
              <w:marLeft w:val="0"/>
              <w:marRight w:val="0"/>
              <w:marTop w:val="0"/>
              <w:marBottom w:val="0"/>
              <w:divBdr>
                <w:top w:val="none" w:sz="0" w:space="0" w:color="auto"/>
                <w:left w:val="none" w:sz="0" w:space="0" w:color="auto"/>
                <w:bottom w:val="none" w:sz="0" w:space="0" w:color="auto"/>
                <w:right w:val="none" w:sz="0" w:space="0" w:color="auto"/>
              </w:divBdr>
              <w:divsChild>
                <w:div w:id="422801684">
                  <w:marLeft w:val="0"/>
                  <w:marRight w:val="0"/>
                  <w:marTop w:val="0"/>
                  <w:marBottom w:val="0"/>
                  <w:divBdr>
                    <w:top w:val="none" w:sz="0" w:space="0" w:color="auto"/>
                    <w:left w:val="none" w:sz="0" w:space="0" w:color="auto"/>
                    <w:bottom w:val="none" w:sz="0" w:space="0" w:color="auto"/>
                    <w:right w:val="none" w:sz="0" w:space="0" w:color="auto"/>
                  </w:divBdr>
                  <w:divsChild>
                    <w:div w:id="1447698061">
                      <w:marLeft w:val="0"/>
                      <w:marRight w:val="0"/>
                      <w:marTop w:val="0"/>
                      <w:marBottom w:val="0"/>
                      <w:divBdr>
                        <w:top w:val="none" w:sz="0" w:space="0" w:color="auto"/>
                        <w:left w:val="none" w:sz="0" w:space="0" w:color="auto"/>
                        <w:bottom w:val="none" w:sz="0" w:space="0" w:color="auto"/>
                        <w:right w:val="none" w:sz="0" w:space="0" w:color="auto"/>
                      </w:divBdr>
                    </w:div>
                  </w:divsChild>
                </w:div>
                <w:div w:id="1667974758">
                  <w:marLeft w:val="0"/>
                  <w:marRight w:val="0"/>
                  <w:marTop w:val="0"/>
                  <w:marBottom w:val="0"/>
                  <w:divBdr>
                    <w:top w:val="none" w:sz="0" w:space="0" w:color="auto"/>
                    <w:left w:val="none" w:sz="0" w:space="0" w:color="auto"/>
                    <w:bottom w:val="none" w:sz="0" w:space="0" w:color="auto"/>
                    <w:right w:val="none" w:sz="0" w:space="0" w:color="auto"/>
                  </w:divBdr>
                  <w:divsChild>
                    <w:div w:id="544368296">
                      <w:marLeft w:val="0"/>
                      <w:marRight w:val="0"/>
                      <w:marTop w:val="0"/>
                      <w:marBottom w:val="0"/>
                      <w:divBdr>
                        <w:top w:val="none" w:sz="0" w:space="0" w:color="auto"/>
                        <w:left w:val="none" w:sz="0" w:space="0" w:color="auto"/>
                        <w:bottom w:val="none" w:sz="0" w:space="0" w:color="auto"/>
                        <w:right w:val="none" w:sz="0" w:space="0" w:color="auto"/>
                      </w:divBdr>
                    </w:div>
                  </w:divsChild>
                </w:div>
                <w:div w:id="642004196">
                  <w:marLeft w:val="0"/>
                  <w:marRight w:val="0"/>
                  <w:marTop w:val="0"/>
                  <w:marBottom w:val="0"/>
                  <w:divBdr>
                    <w:top w:val="none" w:sz="0" w:space="0" w:color="auto"/>
                    <w:left w:val="none" w:sz="0" w:space="0" w:color="auto"/>
                    <w:bottom w:val="none" w:sz="0" w:space="0" w:color="auto"/>
                    <w:right w:val="none" w:sz="0" w:space="0" w:color="auto"/>
                  </w:divBdr>
                  <w:divsChild>
                    <w:div w:id="1027439492">
                      <w:marLeft w:val="0"/>
                      <w:marRight w:val="0"/>
                      <w:marTop w:val="0"/>
                      <w:marBottom w:val="0"/>
                      <w:divBdr>
                        <w:top w:val="none" w:sz="0" w:space="0" w:color="auto"/>
                        <w:left w:val="none" w:sz="0" w:space="0" w:color="auto"/>
                        <w:bottom w:val="none" w:sz="0" w:space="0" w:color="auto"/>
                        <w:right w:val="none" w:sz="0" w:space="0" w:color="auto"/>
                      </w:divBdr>
                    </w:div>
                  </w:divsChild>
                </w:div>
                <w:div w:id="347026669">
                  <w:marLeft w:val="0"/>
                  <w:marRight w:val="0"/>
                  <w:marTop w:val="0"/>
                  <w:marBottom w:val="0"/>
                  <w:divBdr>
                    <w:top w:val="none" w:sz="0" w:space="0" w:color="auto"/>
                    <w:left w:val="none" w:sz="0" w:space="0" w:color="auto"/>
                    <w:bottom w:val="none" w:sz="0" w:space="0" w:color="auto"/>
                    <w:right w:val="none" w:sz="0" w:space="0" w:color="auto"/>
                  </w:divBdr>
                  <w:divsChild>
                    <w:div w:id="20550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2871">
      <w:marLeft w:val="0"/>
      <w:marRight w:val="0"/>
      <w:marTop w:val="0"/>
      <w:marBottom w:val="0"/>
      <w:divBdr>
        <w:top w:val="none" w:sz="0" w:space="0" w:color="auto"/>
        <w:left w:val="none" w:sz="0" w:space="0" w:color="auto"/>
        <w:bottom w:val="none" w:sz="0" w:space="0" w:color="auto"/>
        <w:right w:val="none" w:sz="0" w:space="0" w:color="auto"/>
      </w:divBdr>
      <w:divsChild>
        <w:div w:id="420610702">
          <w:marLeft w:val="0"/>
          <w:marRight w:val="0"/>
          <w:marTop w:val="0"/>
          <w:marBottom w:val="0"/>
          <w:divBdr>
            <w:top w:val="none" w:sz="0" w:space="0" w:color="auto"/>
            <w:left w:val="none" w:sz="0" w:space="0" w:color="auto"/>
            <w:bottom w:val="none" w:sz="0" w:space="0" w:color="auto"/>
            <w:right w:val="none" w:sz="0" w:space="0" w:color="auto"/>
          </w:divBdr>
          <w:divsChild>
            <w:div w:id="675427738">
              <w:marLeft w:val="0"/>
              <w:marRight w:val="0"/>
              <w:marTop w:val="0"/>
              <w:marBottom w:val="0"/>
              <w:divBdr>
                <w:top w:val="none" w:sz="0" w:space="0" w:color="auto"/>
                <w:left w:val="none" w:sz="0" w:space="0" w:color="auto"/>
                <w:bottom w:val="none" w:sz="0" w:space="0" w:color="auto"/>
                <w:right w:val="none" w:sz="0" w:space="0" w:color="auto"/>
              </w:divBdr>
              <w:divsChild>
                <w:div w:id="849753293">
                  <w:marLeft w:val="0"/>
                  <w:marRight w:val="0"/>
                  <w:marTop w:val="0"/>
                  <w:marBottom w:val="0"/>
                  <w:divBdr>
                    <w:top w:val="single" w:sz="6" w:space="0" w:color="DDDDDD"/>
                    <w:left w:val="single" w:sz="6" w:space="0" w:color="DDDDDD"/>
                    <w:bottom w:val="single" w:sz="6" w:space="0" w:color="DDDDDD"/>
                    <w:right w:val="single" w:sz="6" w:space="0" w:color="DDDDDD"/>
                  </w:divBdr>
                  <w:divsChild>
                    <w:div w:id="468549575">
                      <w:marLeft w:val="0"/>
                      <w:marRight w:val="0"/>
                      <w:marTop w:val="0"/>
                      <w:marBottom w:val="0"/>
                      <w:divBdr>
                        <w:top w:val="none" w:sz="0" w:space="0" w:color="auto"/>
                        <w:left w:val="none" w:sz="0" w:space="0" w:color="auto"/>
                        <w:bottom w:val="none" w:sz="0" w:space="0" w:color="auto"/>
                        <w:right w:val="none" w:sz="0" w:space="0" w:color="auto"/>
                      </w:divBdr>
                      <w:divsChild>
                        <w:div w:id="1328249596">
                          <w:marLeft w:val="0"/>
                          <w:marRight w:val="0"/>
                          <w:marTop w:val="0"/>
                          <w:marBottom w:val="0"/>
                          <w:divBdr>
                            <w:top w:val="none" w:sz="0" w:space="0" w:color="auto"/>
                            <w:left w:val="none" w:sz="0" w:space="0" w:color="auto"/>
                            <w:bottom w:val="none" w:sz="0" w:space="0" w:color="auto"/>
                            <w:right w:val="none" w:sz="0" w:space="0" w:color="auto"/>
                          </w:divBdr>
                        </w:div>
                        <w:div w:id="12740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49144">
              <w:marLeft w:val="0"/>
              <w:marRight w:val="0"/>
              <w:marTop w:val="0"/>
              <w:marBottom w:val="0"/>
              <w:divBdr>
                <w:top w:val="none" w:sz="0" w:space="0" w:color="auto"/>
                <w:left w:val="none" w:sz="0" w:space="0" w:color="auto"/>
                <w:bottom w:val="none" w:sz="0" w:space="0" w:color="auto"/>
                <w:right w:val="none" w:sz="0" w:space="0" w:color="auto"/>
              </w:divBdr>
              <w:divsChild>
                <w:div w:id="952636774">
                  <w:marLeft w:val="0"/>
                  <w:marRight w:val="0"/>
                  <w:marTop w:val="0"/>
                  <w:marBottom w:val="0"/>
                  <w:divBdr>
                    <w:top w:val="none" w:sz="0" w:space="0" w:color="auto"/>
                    <w:left w:val="none" w:sz="0" w:space="0" w:color="auto"/>
                    <w:bottom w:val="none" w:sz="0" w:space="0" w:color="auto"/>
                    <w:right w:val="none" w:sz="0" w:space="0" w:color="auto"/>
                  </w:divBdr>
                  <w:divsChild>
                    <w:div w:id="1770926652">
                      <w:marLeft w:val="0"/>
                      <w:marRight w:val="0"/>
                      <w:marTop w:val="0"/>
                      <w:marBottom w:val="0"/>
                      <w:divBdr>
                        <w:top w:val="none" w:sz="0" w:space="0" w:color="auto"/>
                        <w:left w:val="none" w:sz="0" w:space="0" w:color="auto"/>
                        <w:bottom w:val="none" w:sz="0" w:space="0" w:color="auto"/>
                        <w:right w:val="none" w:sz="0" w:space="0" w:color="auto"/>
                      </w:divBdr>
                    </w:div>
                  </w:divsChild>
                </w:div>
                <w:div w:id="895434284">
                  <w:marLeft w:val="0"/>
                  <w:marRight w:val="0"/>
                  <w:marTop w:val="0"/>
                  <w:marBottom w:val="0"/>
                  <w:divBdr>
                    <w:top w:val="none" w:sz="0" w:space="0" w:color="auto"/>
                    <w:left w:val="none" w:sz="0" w:space="0" w:color="auto"/>
                    <w:bottom w:val="none" w:sz="0" w:space="0" w:color="auto"/>
                    <w:right w:val="none" w:sz="0" w:space="0" w:color="auto"/>
                  </w:divBdr>
                  <w:divsChild>
                    <w:div w:id="1791585916">
                      <w:marLeft w:val="0"/>
                      <w:marRight w:val="0"/>
                      <w:marTop w:val="0"/>
                      <w:marBottom w:val="0"/>
                      <w:divBdr>
                        <w:top w:val="none" w:sz="0" w:space="0" w:color="auto"/>
                        <w:left w:val="none" w:sz="0" w:space="0" w:color="auto"/>
                        <w:bottom w:val="none" w:sz="0" w:space="0" w:color="auto"/>
                        <w:right w:val="none" w:sz="0" w:space="0" w:color="auto"/>
                      </w:divBdr>
                    </w:div>
                  </w:divsChild>
                </w:div>
                <w:div w:id="117459362">
                  <w:marLeft w:val="0"/>
                  <w:marRight w:val="0"/>
                  <w:marTop w:val="0"/>
                  <w:marBottom w:val="0"/>
                  <w:divBdr>
                    <w:top w:val="none" w:sz="0" w:space="0" w:color="auto"/>
                    <w:left w:val="none" w:sz="0" w:space="0" w:color="auto"/>
                    <w:bottom w:val="none" w:sz="0" w:space="0" w:color="auto"/>
                    <w:right w:val="none" w:sz="0" w:space="0" w:color="auto"/>
                  </w:divBdr>
                  <w:divsChild>
                    <w:div w:id="1655180879">
                      <w:marLeft w:val="0"/>
                      <w:marRight w:val="0"/>
                      <w:marTop w:val="0"/>
                      <w:marBottom w:val="0"/>
                      <w:divBdr>
                        <w:top w:val="none" w:sz="0" w:space="0" w:color="auto"/>
                        <w:left w:val="none" w:sz="0" w:space="0" w:color="auto"/>
                        <w:bottom w:val="none" w:sz="0" w:space="0" w:color="auto"/>
                        <w:right w:val="none" w:sz="0" w:space="0" w:color="auto"/>
                      </w:divBdr>
                    </w:div>
                  </w:divsChild>
                </w:div>
                <w:div w:id="1399479405">
                  <w:marLeft w:val="0"/>
                  <w:marRight w:val="0"/>
                  <w:marTop w:val="0"/>
                  <w:marBottom w:val="0"/>
                  <w:divBdr>
                    <w:top w:val="none" w:sz="0" w:space="0" w:color="auto"/>
                    <w:left w:val="none" w:sz="0" w:space="0" w:color="auto"/>
                    <w:bottom w:val="none" w:sz="0" w:space="0" w:color="auto"/>
                    <w:right w:val="none" w:sz="0" w:space="0" w:color="auto"/>
                  </w:divBdr>
                  <w:divsChild>
                    <w:div w:id="771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12573">
      <w:marLeft w:val="0"/>
      <w:marRight w:val="0"/>
      <w:marTop w:val="0"/>
      <w:marBottom w:val="0"/>
      <w:divBdr>
        <w:top w:val="single" w:sz="6" w:space="0" w:color="DDDDDD"/>
        <w:left w:val="none" w:sz="0" w:space="0" w:color="auto"/>
        <w:bottom w:val="none" w:sz="0" w:space="0" w:color="auto"/>
        <w:right w:val="none" w:sz="0" w:space="0" w:color="auto"/>
      </w:divBdr>
      <w:divsChild>
        <w:div w:id="662899336">
          <w:marLeft w:val="0"/>
          <w:marRight w:val="0"/>
          <w:marTop w:val="0"/>
          <w:marBottom w:val="0"/>
          <w:divBdr>
            <w:top w:val="none" w:sz="0" w:space="0" w:color="auto"/>
            <w:left w:val="none" w:sz="0" w:space="0" w:color="auto"/>
            <w:bottom w:val="none" w:sz="0" w:space="0" w:color="auto"/>
            <w:right w:val="none" w:sz="0" w:space="0" w:color="auto"/>
          </w:divBdr>
          <w:divsChild>
            <w:div w:id="11924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1415">
      <w:marLeft w:val="0"/>
      <w:marRight w:val="0"/>
      <w:marTop w:val="0"/>
      <w:marBottom w:val="0"/>
      <w:divBdr>
        <w:top w:val="none" w:sz="0" w:space="0" w:color="auto"/>
        <w:left w:val="none" w:sz="0" w:space="0" w:color="auto"/>
        <w:bottom w:val="none" w:sz="0" w:space="0" w:color="auto"/>
        <w:right w:val="none" w:sz="0" w:space="0" w:color="auto"/>
      </w:divBdr>
      <w:divsChild>
        <w:div w:id="511333786">
          <w:marLeft w:val="0"/>
          <w:marRight w:val="0"/>
          <w:marTop w:val="0"/>
          <w:marBottom w:val="0"/>
          <w:divBdr>
            <w:top w:val="none" w:sz="0" w:space="0" w:color="auto"/>
            <w:left w:val="none" w:sz="0" w:space="0" w:color="auto"/>
            <w:bottom w:val="none" w:sz="0" w:space="0" w:color="auto"/>
            <w:right w:val="none" w:sz="0" w:space="0" w:color="auto"/>
          </w:divBdr>
        </w:div>
      </w:divsChild>
    </w:div>
    <w:div w:id="758672623">
      <w:marLeft w:val="0"/>
      <w:marRight w:val="0"/>
      <w:marTop w:val="0"/>
      <w:marBottom w:val="0"/>
      <w:divBdr>
        <w:top w:val="single" w:sz="6" w:space="0" w:color="DDDDDD"/>
        <w:left w:val="none" w:sz="0" w:space="0" w:color="auto"/>
        <w:bottom w:val="none" w:sz="0" w:space="0" w:color="auto"/>
        <w:right w:val="none" w:sz="0" w:space="0" w:color="auto"/>
      </w:divBdr>
      <w:divsChild>
        <w:div w:id="628097445">
          <w:marLeft w:val="0"/>
          <w:marRight w:val="0"/>
          <w:marTop w:val="0"/>
          <w:marBottom w:val="0"/>
          <w:divBdr>
            <w:top w:val="none" w:sz="0" w:space="0" w:color="auto"/>
            <w:left w:val="none" w:sz="0" w:space="0" w:color="auto"/>
            <w:bottom w:val="none" w:sz="0" w:space="0" w:color="auto"/>
            <w:right w:val="none" w:sz="0" w:space="0" w:color="auto"/>
          </w:divBdr>
          <w:divsChild>
            <w:div w:id="7331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6084">
      <w:marLeft w:val="0"/>
      <w:marRight w:val="0"/>
      <w:marTop w:val="0"/>
      <w:marBottom w:val="0"/>
      <w:divBdr>
        <w:top w:val="none" w:sz="0" w:space="0" w:color="auto"/>
        <w:left w:val="none" w:sz="0" w:space="0" w:color="auto"/>
        <w:bottom w:val="none" w:sz="0" w:space="0" w:color="auto"/>
        <w:right w:val="none" w:sz="0" w:space="0" w:color="auto"/>
      </w:divBdr>
    </w:div>
    <w:div w:id="1151748721">
      <w:marLeft w:val="0"/>
      <w:marRight w:val="0"/>
      <w:marTop w:val="0"/>
      <w:marBottom w:val="0"/>
      <w:divBdr>
        <w:top w:val="none" w:sz="0" w:space="0" w:color="auto"/>
        <w:left w:val="none" w:sz="0" w:space="0" w:color="auto"/>
        <w:bottom w:val="none" w:sz="0" w:space="0" w:color="auto"/>
        <w:right w:val="none" w:sz="0" w:space="0" w:color="auto"/>
      </w:divBdr>
    </w:div>
    <w:div w:id="1195733939">
      <w:marLeft w:val="0"/>
      <w:marRight w:val="0"/>
      <w:marTop w:val="0"/>
      <w:marBottom w:val="0"/>
      <w:divBdr>
        <w:top w:val="none" w:sz="0" w:space="0" w:color="auto"/>
        <w:left w:val="none" w:sz="0" w:space="0" w:color="auto"/>
        <w:bottom w:val="none" w:sz="0" w:space="0" w:color="auto"/>
        <w:right w:val="none" w:sz="0" w:space="0" w:color="auto"/>
      </w:divBdr>
      <w:divsChild>
        <w:div w:id="957102960">
          <w:marLeft w:val="0"/>
          <w:marRight w:val="0"/>
          <w:marTop w:val="0"/>
          <w:marBottom w:val="0"/>
          <w:divBdr>
            <w:top w:val="none" w:sz="0" w:space="0" w:color="auto"/>
            <w:left w:val="none" w:sz="0" w:space="0" w:color="auto"/>
            <w:bottom w:val="none" w:sz="0" w:space="0" w:color="auto"/>
            <w:right w:val="none" w:sz="0" w:space="0" w:color="auto"/>
          </w:divBdr>
          <w:divsChild>
            <w:div w:id="780878554">
              <w:marLeft w:val="0"/>
              <w:marRight w:val="0"/>
              <w:marTop w:val="0"/>
              <w:marBottom w:val="0"/>
              <w:divBdr>
                <w:top w:val="none" w:sz="0" w:space="0" w:color="auto"/>
                <w:left w:val="none" w:sz="0" w:space="0" w:color="auto"/>
                <w:bottom w:val="none" w:sz="0" w:space="0" w:color="auto"/>
                <w:right w:val="none" w:sz="0" w:space="0" w:color="auto"/>
              </w:divBdr>
              <w:divsChild>
                <w:div w:id="278073349">
                  <w:marLeft w:val="0"/>
                  <w:marRight w:val="0"/>
                  <w:marTop w:val="0"/>
                  <w:marBottom w:val="0"/>
                  <w:divBdr>
                    <w:top w:val="single" w:sz="6" w:space="0" w:color="DDDDDD"/>
                    <w:left w:val="single" w:sz="6" w:space="0" w:color="DDDDDD"/>
                    <w:bottom w:val="single" w:sz="6" w:space="0" w:color="DDDDDD"/>
                    <w:right w:val="single" w:sz="6" w:space="0" w:color="DDDDDD"/>
                  </w:divBdr>
                  <w:divsChild>
                    <w:div w:id="175854411">
                      <w:marLeft w:val="0"/>
                      <w:marRight w:val="0"/>
                      <w:marTop w:val="0"/>
                      <w:marBottom w:val="0"/>
                      <w:divBdr>
                        <w:top w:val="none" w:sz="0" w:space="0" w:color="auto"/>
                        <w:left w:val="none" w:sz="0" w:space="0" w:color="auto"/>
                        <w:bottom w:val="none" w:sz="0" w:space="0" w:color="auto"/>
                        <w:right w:val="none" w:sz="0" w:space="0" w:color="auto"/>
                      </w:divBdr>
                      <w:divsChild>
                        <w:div w:id="1911691514">
                          <w:marLeft w:val="0"/>
                          <w:marRight w:val="0"/>
                          <w:marTop w:val="0"/>
                          <w:marBottom w:val="0"/>
                          <w:divBdr>
                            <w:top w:val="none" w:sz="0" w:space="0" w:color="auto"/>
                            <w:left w:val="none" w:sz="0" w:space="0" w:color="auto"/>
                            <w:bottom w:val="none" w:sz="0" w:space="0" w:color="auto"/>
                            <w:right w:val="none" w:sz="0" w:space="0" w:color="auto"/>
                          </w:divBdr>
                        </w:div>
                        <w:div w:id="3799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2301">
              <w:marLeft w:val="0"/>
              <w:marRight w:val="0"/>
              <w:marTop w:val="0"/>
              <w:marBottom w:val="0"/>
              <w:divBdr>
                <w:top w:val="none" w:sz="0" w:space="0" w:color="auto"/>
                <w:left w:val="none" w:sz="0" w:space="0" w:color="auto"/>
                <w:bottom w:val="none" w:sz="0" w:space="0" w:color="auto"/>
                <w:right w:val="none" w:sz="0" w:space="0" w:color="auto"/>
              </w:divBdr>
              <w:divsChild>
                <w:div w:id="1906641138">
                  <w:marLeft w:val="0"/>
                  <w:marRight w:val="0"/>
                  <w:marTop w:val="0"/>
                  <w:marBottom w:val="0"/>
                  <w:divBdr>
                    <w:top w:val="none" w:sz="0" w:space="0" w:color="auto"/>
                    <w:left w:val="none" w:sz="0" w:space="0" w:color="auto"/>
                    <w:bottom w:val="none" w:sz="0" w:space="0" w:color="auto"/>
                    <w:right w:val="none" w:sz="0" w:space="0" w:color="auto"/>
                  </w:divBdr>
                  <w:divsChild>
                    <w:div w:id="841551506">
                      <w:marLeft w:val="0"/>
                      <w:marRight w:val="0"/>
                      <w:marTop w:val="0"/>
                      <w:marBottom w:val="0"/>
                      <w:divBdr>
                        <w:top w:val="none" w:sz="0" w:space="0" w:color="auto"/>
                        <w:left w:val="none" w:sz="0" w:space="0" w:color="auto"/>
                        <w:bottom w:val="none" w:sz="0" w:space="0" w:color="auto"/>
                        <w:right w:val="none" w:sz="0" w:space="0" w:color="auto"/>
                      </w:divBdr>
                    </w:div>
                  </w:divsChild>
                </w:div>
                <w:div w:id="351036336">
                  <w:marLeft w:val="0"/>
                  <w:marRight w:val="0"/>
                  <w:marTop w:val="0"/>
                  <w:marBottom w:val="0"/>
                  <w:divBdr>
                    <w:top w:val="none" w:sz="0" w:space="0" w:color="auto"/>
                    <w:left w:val="none" w:sz="0" w:space="0" w:color="auto"/>
                    <w:bottom w:val="none" w:sz="0" w:space="0" w:color="auto"/>
                    <w:right w:val="none" w:sz="0" w:space="0" w:color="auto"/>
                  </w:divBdr>
                  <w:divsChild>
                    <w:div w:id="231283995">
                      <w:marLeft w:val="0"/>
                      <w:marRight w:val="0"/>
                      <w:marTop w:val="0"/>
                      <w:marBottom w:val="0"/>
                      <w:divBdr>
                        <w:top w:val="none" w:sz="0" w:space="0" w:color="auto"/>
                        <w:left w:val="none" w:sz="0" w:space="0" w:color="auto"/>
                        <w:bottom w:val="none" w:sz="0" w:space="0" w:color="auto"/>
                        <w:right w:val="none" w:sz="0" w:space="0" w:color="auto"/>
                      </w:divBdr>
                    </w:div>
                  </w:divsChild>
                </w:div>
                <w:div w:id="1051423985">
                  <w:marLeft w:val="0"/>
                  <w:marRight w:val="0"/>
                  <w:marTop w:val="0"/>
                  <w:marBottom w:val="0"/>
                  <w:divBdr>
                    <w:top w:val="none" w:sz="0" w:space="0" w:color="auto"/>
                    <w:left w:val="none" w:sz="0" w:space="0" w:color="auto"/>
                    <w:bottom w:val="none" w:sz="0" w:space="0" w:color="auto"/>
                    <w:right w:val="none" w:sz="0" w:space="0" w:color="auto"/>
                  </w:divBdr>
                  <w:divsChild>
                    <w:div w:id="1202672100">
                      <w:marLeft w:val="0"/>
                      <w:marRight w:val="0"/>
                      <w:marTop w:val="0"/>
                      <w:marBottom w:val="0"/>
                      <w:divBdr>
                        <w:top w:val="none" w:sz="0" w:space="0" w:color="auto"/>
                        <w:left w:val="none" w:sz="0" w:space="0" w:color="auto"/>
                        <w:bottom w:val="none" w:sz="0" w:space="0" w:color="auto"/>
                        <w:right w:val="none" w:sz="0" w:space="0" w:color="auto"/>
                      </w:divBdr>
                    </w:div>
                  </w:divsChild>
                </w:div>
                <w:div w:id="777407964">
                  <w:marLeft w:val="0"/>
                  <w:marRight w:val="0"/>
                  <w:marTop w:val="0"/>
                  <w:marBottom w:val="0"/>
                  <w:divBdr>
                    <w:top w:val="none" w:sz="0" w:space="0" w:color="auto"/>
                    <w:left w:val="none" w:sz="0" w:space="0" w:color="auto"/>
                    <w:bottom w:val="none" w:sz="0" w:space="0" w:color="auto"/>
                    <w:right w:val="none" w:sz="0" w:space="0" w:color="auto"/>
                  </w:divBdr>
                  <w:divsChild>
                    <w:div w:id="764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6707">
      <w:marLeft w:val="0"/>
      <w:marRight w:val="0"/>
      <w:marTop w:val="0"/>
      <w:marBottom w:val="0"/>
      <w:divBdr>
        <w:top w:val="none" w:sz="0" w:space="0" w:color="auto"/>
        <w:left w:val="none" w:sz="0" w:space="0" w:color="auto"/>
        <w:bottom w:val="none" w:sz="0" w:space="0" w:color="auto"/>
        <w:right w:val="none" w:sz="0" w:space="0" w:color="auto"/>
      </w:divBdr>
      <w:divsChild>
        <w:div w:id="998581499">
          <w:marLeft w:val="0"/>
          <w:marRight w:val="0"/>
          <w:marTop w:val="0"/>
          <w:marBottom w:val="0"/>
          <w:divBdr>
            <w:top w:val="none" w:sz="0" w:space="0" w:color="auto"/>
            <w:left w:val="none" w:sz="0" w:space="0" w:color="auto"/>
            <w:bottom w:val="none" w:sz="0" w:space="0" w:color="auto"/>
            <w:right w:val="none" w:sz="0" w:space="0" w:color="auto"/>
          </w:divBdr>
          <w:divsChild>
            <w:div w:id="19142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932">
      <w:marLeft w:val="0"/>
      <w:marRight w:val="0"/>
      <w:marTop w:val="0"/>
      <w:marBottom w:val="0"/>
      <w:divBdr>
        <w:top w:val="none" w:sz="0" w:space="0" w:color="auto"/>
        <w:left w:val="none" w:sz="0" w:space="0" w:color="auto"/>
        <w:bottom w:val="none" w:sz="0" w:space="0" w:color="auto"/>
        <w:right w:val="none" w:sz="0" w:space="0" w:color="auto"/>
      </w:divBdr>
      <w:divsChild>
        <w:div w:id="1167817592">
          <w:marLeft w:val="0"/>
          <w:marRight w:val="0"/>
          <w:marTop w:val="0"/>
          <w:marBottom w:val="0"/>
          <w:divBdr>
            <w:top w:val="none" w:sz="0" w:space="0" w:color="auto"/>
            <w:left w:val="none" w:sz="0" w:space="0" w:color="auto"/>
            <w:bottom w:val="none" w:sz="0" w:space="0" w:color="auto"/>
            <w:right w:val="none" w:sz="0" w:space="0" w:color="auto"/>
          </w:divBdr>
          <w:divsChild>
            <w:div w:id="16124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5682">
      <w:marLeft w:val="0"/>
      <w:marRight w:val="0"/>
      <w:marTop w:val="0"/>
      <w:marBottom w:val="0"/>
      <w:divBdr>
        <w:top w:val="single" w:sz="6" w:space="0" w:color="DDDDDD"/>
        <w:left w:val="none" w:sz="0" w:space="0" w:color="auto"/>
        <w:bottom w:val="none" w:sz="0" w:space="0" w:color="auto"/>
        <w:right w:val="none" w:sz="0" w:space="0" w:color="auto"/>
      </w:divBdr>
      <w:divsChild>
        <w:div w:id="369188616">
          <w:marLeft w:val="0"/>
          <w:marRight w:val="0"/>
          <w:marTop w:val="0"/>
          <w:marBottom w:val="0"/>
          <w:divBdr>
            <w:top w:val="none" w:sz="0" w:space="0" w:color="auto"/>
            <w:left w:val="none" w:sz="0" w:space="0" w:color="auto"/>
            <w:bottom w:val="none" w:sz="0" w:space="0" w:color="auto"/>
            <w:right w:val="none" w:sz="0" w:space="0" w:color="auto"/>
          </w:divBdr>
          <w:divsChild>
            <w:div w:id="17637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674">
      <w:marLeft w:val="0"/>
      <w:marRight w:val="0"/>
      <w:marTop w:val="0"/>
      <w:marBottom w:val="0"/>
      <w:divBdr>
        <w:top w:val="none" w:sz="0" w:space="0" w:color="auto"/>
        <w:left w:val="none" w:sz="0" w:space="0" w:color="auto"/>
        <w:bottom w:val="none" w:sz="0" w:space="0" w:color="auto"/>
        <w:right w:val="none" w:sz="0" w:space="0" w:color="auto"/>
      </w:divBdr>
    </w:div>
    <w:div w:id="1512599096">
      <w:marLeft w:val="0"/>
      <w:marRight w:val="0"/>
      <w:marTop w:val="0"/>
      <w:marBottom w:val="0"/>
      <w:divBdr>
        <w:top w:val="none" w:sz="0" w:space="0" w:color="auto"/>
        <w:left w:val="none" w:sz="0" w:space="0" w:color="auto"/>
        <w:bottom w:val="none" w:sz="0" w:space="0" w:color="auto"/>
        <w:right w:val="none" w:sz="0" w:space="0" w:color="auto"/>
      </w:divBdr>
      <w:divsChild>
        <w:div w:id="1327704289">
          <w:marLeft w:val="0"/>
          <w:marRight w:val="0"/>
          <w:marTop w:val="0"/>
          <w:marBottom w:val="0"/>
          <w:divBdr>
            <w:top w:val="none" w:sz="0" w:space="0" w:color="auto"/>
            <w:left w:val="none" w:sz="0" w:space="0" w:color="auto"/>
            <w:bottom w:val="none" w:sz="0" w:space="0" w:color="auto"/>
            <w:right w:val="none" w:sz="0" w:space="0" w:color="auto"/>
          </w:divBdr>
        </w:div>
      </w:divsChild>
    </w:div>
    <w:div w:id="1992707570">
      <w:marLeft w:val="0"/>
      <w:marRight w:val="0"/>
      <w:marTop w:val="0"/>
      <w:marBottom w:val="0"/>
      <w:divBdr>
        <w:top w:val="none" w:sz="0" w:space="0" w:color="auto"/>
        <w:left w:val="none" w:sz="0" w:space="0" w:color="auto"/>
        <w:bottom w:val="none" w:sz="0" w:space="0" w:color="auto"/>
        <w:right w:val="none" w:sz="0" w:space="0" w:color="auto"/>
      </w:divBdr>
      <w:divsChild>
        <w:div w:id="1946957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cks2018.cn/en/" TargetMode="External"/><Relationship Id="rId21" Type="http://schemas.openxmlformats.org/officeDocument/2006/relationships/hyperlink" Target="http://www.cipsc.org.cn/kg2/" TargetMode="External"/><Relationship Id="rId42" Type="http://schemas.openxmlformats.org/officeDocument/2006/relationships/image" Target="media/image12.png"/><Relationship Id="rId63" Type="http://schemas.openxmlformats.org/officeDocument/2006/relationships/hyperlink" Target="http://www.ccks2018.cn/?page_id=497" TargetMode="External"/><Relationship Id="rId84" Type="http://schemas.openxmlformats.org/officeDocument/2006/relationships/image" Target="media/image21.jpeg"/><Relationship Id="rId16" Type="http://schemas.openxmlformats.org/officeDocument/2006/relationships/hyperlink" Target="http://www.ccks2018.cn/en/" TargetMode="External"/><Relationship Id="rId107" Type="http://schemas.openxmlformats.org/officeDocument/2006/relationships/hyperlink" Target="http://www.ccks2018.cn/?page_id=10" TargetMode="External"/><Relationship Id="rId11" Type="http://schemas.openxmlformats.org/officeDocument/2006/relationships/hyperlink" Target="http://www.ccks2018.cn/?page_id=8" TargetMode="External"/><Relationship Id="rId32" Type="http://schemas.openxmlformats.org/officeDocument/2006/relationships/hyperlink" Target="https://www.webank.com/" TargetMode="External"/><Relationship Id="rId37" Type="http://schemas.openxmlformats.org/officeDocument/2006/relationships/image" Target="media/image9.png"/><Relationship Id="rId53" Type="http://schemas.openxmlformats.org/officeDocument/2006/relationships/hyperlink" Target="https://www.yiducloud.com.cn/" TargetMode="External"/><Relationship Id="rId58" Type="http://schemas.openxmlformats.org/officeDocument/2006/relationships/image" Target="media/image20.png"/><Relationship Id="rId74" Type="http://schemas.openxmlformats.org/officeDocument/2006/relationships/hyperlink" Target="http://www.ccks2018.cn/?page_id=14" TargetMode="External"/><Relationship Id="rId79" Type="http://schemas.openxmlformats.org/officeDocument/2006/relationships/hyperlink" Target="http://www.ccks2018.cn/?page_id=12" TargetMode="External"/><Relationship Id="rId102" Type="http://schemas.openxmlformats.org/officeDocument/2006/relationships/hyperlink" Target="http://www.ccks2018.cn/?page_id=16" TargetMode="External"/><Relationship Id="rId123" Type="http://schemas.openxmlformats.org/officeDocument/2006/relationships/hyperlink" Target="http://www.ccks2018.cn/wp-content/uploads/2018/05/task3_data_traindev.zip" TargetMode="External"/><Relationship Id="rId128" Type="http://schemas.openxmlformats.org/officeDocument/2006/relationships/hyperlink" Target="http://www.ccks2018.cn/wp-login.php" TargetMode="External"/><Relationship Id="rId5" Type="http://schemas.openxmlformats.org/officeDocument/2006/relationships/hyperlink" Target="http://www.ccks2018.cn/" TargetMode="External"/><Relationship Id="rId90" Type="http://schemas.openxmlformats.org/officeDocument/2006/relationships/hyperlink" Target="http://www.cipsc.org.cn/kg3/" TargetMode="External"/><Relationship Id="rId95" Type="http://schemas.openxmlformats.org/officeDocument/2006/relationships/hyperlink" Target="http://www.ccks2018.cn/?page_id=10" TargetMode="External"/><Relationship Id="rId22" Type="http://schemas.openxmlformats.org/officeDocument/2006/relationships/hyperlink" Target="http://www.cipsc.org.cn/kg1/" TargetMode="External"/><Relationship Id="rId27" Type="http://schemas.openxmlformats.org/officeDocument/2006/relationships/image" Target="media/image4.png"/><Relationship Id="rId43" Type="http://schemas.openxmlformats.org/officeDocument/2006/relationships/hyperlink" Target="http://www.chinascope.com/index/home.html" TargetMode="External"/><Relationship Id="rId48" Type="http://schemas.openxmlformats.org/officeDocument/2006/relationships/image" Target="media/image15.png"/><Relationship Id="rId64" Type="http://schemas.openxmlformats.org/officeDocument/2006/relationships/hyperlink" Target="http://www.ccks2018.cn/?page_id=260" TargetMode="External"/><Relationship Id="rId69" Type="http://schemas.openxmlformats.org/officeDocument/2006/relationships/hyperlink" Target="http://www.ccks2018.cn/?page_id=501" TargetMode="External"/><Relationship Id="rId113" Type="http://schemas.openxmlformats.org/officeDocument/2006/relationships/hyperlink" Target="http://www.ccks2018.cn/?page_id=12" TargetMode="External"/><Relationship Id="rId118" Type="http://schemas.openxmlformats.org/officeDocument/2006/relationships/hyperlink" Target="http://www.ccks2018.cn/?page_id=16" TargetMode="External"/><Relationship Id="rId134" Type="http://schemas.openxmlformats.org/officeDocument/2006/relationships/fontTable" Target="fontTable.xml"/><Relationship Id="rId80" Type="http://schemas.openxmlformats.org/officeDocument/2006/relationships/hyperlink" Target="http://www.ccks2018.cn/?page_id=16" TargetMode="External"/><Relationship Id="rId85" Type="http://schemas.openxmlformats.org/officeDocument/2006/relationships/hyperlink" Target="http://www.ccks2018.cn/" TargetMode="External"/><Relationship Id="rId12" Type="http://schemas.openxmlformats.org/officeDocument/2006/relationships/hyperlink" Target="http://www.ccks2018.cn/?page_id=12" TargetMode="External"/><Relationship Id="rId17" Type="http://schemas.openxmlformats.org/officeDocument/2006/relationships/hyperlink" Target="http://www.ccks2018.cn/" TargetMode="External"/><Relationship Id="rId33" Type="http://schemas.openxmlformats.org/officeDocument/2006/relationships/image" Target="media/image7.png"/><Relationship Id="rId38" Type="http://schemas.openxmlformats.org/officeDocument/2006/relationships/hyperlink" Target="http://www.unisound.com/" TargetMode="External"/><Relationship Id="rId59" Type="http://schemas.openxmlformats.org/officeDocument/2006/relationships/hyperlink" Target="http://www.ccks2018.cn" TargetMode="External"/><Relationship Id="rId103" Type="http://schemas.openxmlformats.org/officeDocument/2006/relationships/hyperlink" Target="http://www.ccks2018.cn/?page_id=501" TargetMode="External"/><Relationship Id="rId108" Type="http://schemas.openxmlformats.org/officeDocument/2006/relationships/hyperlink" Target="http://www.ccks2018.cn/?page_id=14" TargetMode="External"/><Relationship Id="rId124" Type="http://schemas.openxmlformats.org/officeDocument/2006/relationships/hyperlink" Target="http://www.ccks2018.cn/wp-content/uploads/2018/06/task4.docx" TargetMode="External"/><Relationship Id="rId129" Type="http://schemas.openxmlformats.org/officeDocument/2006/relationships/hyperlink" Target="http://www.ccks2018.cn/?feed=rss2" TargetMode="External"/><Relationship Id="rId54" Type="http://schemas.openxmlformats.org/officeDocument/2006/relationships/image" Target="media/image18.png"/><Relationship Id="rId70" Type="http://schemas.openxmlformats.org/officeDocument/2006/relationships/hyperlink" Target="http://www.ccks2018.cn/?page_id=18" TargetMode="External"/><Relationship Id="rId75" Type="http://schemas.openxmlformats.org/officeDocument/2006/relationships/hyperlink" Target="http://www.ccks2018.cn/?page_id=497" TargetMode="External"/><Relationship Id="rId91" Type="http://schemas.openxmlformats.org/officeDocument/2006/relationships/hyperlink" Target="http://www.cipsc.org.cn/kg2/" TargetMode="External"/><Relationship Id="rId96" Type="http://schemas.openxmlformats.org/officeDocument/2006/relationships/hyperlink" Target="http://www.ccks2018.cn/?page_id=14" TargetMode="External"/><Relationship Id="rId1" Type="http://schemas.openxmlformats.org/officeDocument/2006/relationships/numbering" Target="numbering.xml"/><Relationship Id="rId6" Type="http://schemas.openxmlformats.org/officeDocument/2006/relationships/hyperlink" Target="http://www.ccks2018.cn/?page_id=10" TargetMode="External"/><Relationship Id="rId23" Type="http://schemas.openxmlformats.org/officeDocument/2006/relationships/image" Target="media/image1.png"/><Relationship Id="rId28" Type="http://schemas.openxmlformats.org/officeDocument/2006/relationships/hyperlink" Target="http://www.ailaw.cn/" TargetMode="External"/><Relationship Id="rId49" Type="http://schemas.openxmlformats.org/officeDocument/2006/relationships/hyperlink" Target="http://chresearch.cn/" TargetMode="External"/><Relationship Id="rId114" Type="http://schemas.openxmlformats.org/officeDocument/2006/relationships/hyperlink" Target="http://www.ccks2018.cn/?page_id=16" TargetMode="External"/><Relationship Id="rId119" Type="http://schemas.openxmlformats.org/officeDocument/2006/relationships/hyperlink" Target="http://www.ccks2018.cn/wp-content/uploads/2018/06/task1.docx" TargetMode="External"/><Relationship Id="rId44" Type="http://schemas.openxmlformats.org/officeDocument/2006/relationships/image" Target="media/image13.png"/><Relationship Id="rId60" Type="http://schemas.openxmlformats.org/officeDocument/2006/relationships/hyperlink" Target="http://www.ccks2018.cn/" TargetMode="External"/><Relationship Id="rId65" Type="http://schemas.openxmlformats.org/officeDocument/2006/relationships/hyperlink" Target="http://www.ccks2018.cn/?page_id=489" TargetMode="External"/><Relationship Id="rId81" Type="http://schemas.openxmlformats.org/officeDocument/2006/relationships/hyperlink" Target="http://www.ccks2018.cn/?page_id=501" TargetMode="External"/><Relationship Id="rId86" Type="http://schemas.openxmlformats.org/officeDocument/2006/relationships/hyperlink" Target="https://pan.baidu.com/s/12Eoj7bL8Yt1rX5DvMbR76Q" TargetMode="External"/><Relationship Id="rId130" Type="http://schemas.openxmlformats.org/officeDocument/2006/relationships/hyperlink" Target="http://www.ccks2018.cn/?feed=comments-rss2" TargetMode="External"/><Relationship Id="rId135" Type="http://schemas.openxmlformats.org/officeDocument/2006/relationships/theme" Target="theme/theme1.xml"/><Relationship Id="rId13" Type="http://schemas.openxmlformats.org/officeDocument/2006/relationships/hyperlink" Target="http://www.ccks2018.cn/?page_id=16" TargetMode="External"/><Relationship Id="rId18" Type="http://schemas.openxmlformats.org/officeDocument/2006/relationships/hyperlink" Target="http://www.ccks2017.com" TargetMode="External"/><Relationship Id="rId39" Type="http://schemas.openxmlformats.org/officeDocument/2006/relationships/image" Target="media/image10.jpeg"/><Relationship Id="rId109" Type="http://schemas.openxmlformats.org/officeDocument/2006/relationships/hyperlink" Target="http://www.ccks2018.cn/?page_id=497" TargetMode="External"/><Relationship Id="rId34" Type="http://schemas.openxmlformats.org/officeDocument/2006/relationships/hyperlink" Target="https://www.alibabagroup.com/en/global/home" TargetMode="External"/><Relationship Id="rId50" Type="http://schemas.openxmlformats.org/officeDocument/2006/relationships/image" Target="media/image16.png"/><Relationship Id="rId55" Type="http://schemas.openxmlformats.org/officeDocument/2006/relationships/hyperlink" Target="http://www.softbankrobotics.com/" TargetMode="External"/><Relationship Id="rId76" Type="http://schemas.openxmlformats.org/officeDocument/2006/relationships/hyperlink" Target="http://www.ccks2018.cn/?page_id=260" TargetMode="External"/><Relationship Id="rId97" Type="http://schemas.openxmlformats.org/officeDocument/2006/relationships/hyperlink" Target="http://www.ccks2018.cn/?page_id=497" TargetMode="External"/><Relationship Id="rId104" Type="http://schemas.openxmlformats.org/officeDocument/2006/relationships/hyperlink" Target="http://www.ccks2018.cn/?page_id=18" TargetMode="External"/><Relationship Id="rId120" Type="http://schemas.openxmlformats.org/officeDocument/2006/relationships/hyperlink" Target="http://www.ccks2018.cn/wp-content/uploads/2018/06/letter-of-commitment.docx" TargetMode="External"/><Relationship Id="rId125" Type="http://schemas.openxmlformats.org/officeDocument/2006/relationships/hyperlink" Target="http://www.ccks2018.cn/wp-content/uploads/2018/06/task4coqa_train_dev-formatfixed.zip" TargetMode="External"/><Relationship Id="rId7" Type="http://schemas.openxmlformats.org/officeDocument/2006/relationships/hyperlink" Target="http://www.ccks2018.cn/?page_id=14" TargetMode="External"/><Relationship Id="rId71" Type="http://schemas.openxmlformats.org/officeDocument/2006/relationships/hyperlink" Target="http://www.ccks2018.cn/en/" TargetMode="External"/><Relationship Id="rId92" Type="http://schemas.openxmlformats.org/officeDocument/2006/relationships/hyperlink" Target="http://www.cipsc.org.cn/kg1/"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image" Target="media/image2.jpeg"/><Relationship Id="rId40" Type="http://schemas.openxmlformats.org/officeDocument/2006/relationships/image" Target="media/image11.png"/><Relationship Id="rId45" Type="http://schemas.openxmlformats.org/officeDocument/2006/relationships/hyperlink" Target="http://www.alexmasen.com/" TargetMode="External"/><Relationship Id="rId66" Type="http://schemas.openxmlformats.org/officeDocument/2006/relationships/hyperlink" Target="http://www.ccks2018.cn/?page_id=8" TargetMode="External"/><Relationship Id="rId87" Type="http://schemas.openxmlformats.org/officeDocument/2006/relationships/hyperlink" Target="https://pan.baidu.com/s/1QXmf-IV2SaOsytIRG2YE6Q" TargetMode="External"/><Relationship Id="rId110" Type="http://schemas.openxmlformats.org/officeDocument/2006/relationships/hyperlink" Target="http://www.ccks2018.cn/?page_id=260" TargetMode="External"/><Relationship Id="rId115" Type="http://schemas.openxmlformats.org/officeDocument/2006/relationships/hyperlink" Target="http://www.ccks2018.cn/?page_id=501" TargetMode="External"/><Relationship Id="rId131" Type="http://schemas.openxmlformats.org/officeDocument/2006/relationships/hyperlink" Target="https://cn.wordpress.org/" TargetMode="External"/><Relationship Id="rId61" Type="http://schemas.openxmlformats.org/officeDocument/2006/relationships/hyperlink" Target="http://www.ccks2018.cn/?page_id=10" TargetMode="External"/><Relationship Id="rId82" Type="http://schemas.openxmlformats.org/officeDocument/2006/relationships/hyperlink" Target="http://www.ccks2018.cn/?page_id=18" TargetMode="External"/><Relationship Id="rId19" Type="http://schemas.openxmlformats.org/officeDocument/2006/relationships/hyperlink" Target="http://www.ccks2016.cn/ccks-ch/" TargetMode="External"/><Relationship Id="rId14" Type="http://schemas.openxmlformats.org/officeDocument/2006/relationships/hyperlink" Target="http://www.ccks2018.cn/?page_id=501" TargetMode="External"/><Relationship Id="rId30" Type="http://schemas.openxmlformats.org/officeDocument/2006/relationships/hyperlink" Target="http://tech.meituan.com/" TargetMode="External"/><Relationship Id="rId35" Type="http://schemas.openxmlformats.org/officeDocument/2006/relationships/image" Target="media/image8.jpeg"/><Relationship Id="rId56" Type="http://schemas.openxmlformats.org/officeDocument/2006/relationships/image" Target="media/image19.png"/><Relationship Id="rId77" Type="http://schemas.openxmlformats.org/officeDocument/2006/relationships/hyperlink" Target="http://www.ccks2018.cn/?page_id=489" TargetMode="External"/><Relationship Id="rId100" Type="http://schemas.openxmlformats.org/officeDocument/2006/relationships/hyperlink" Target="http://www.ccks2018.cn/?page_id=8" TargetMode="External"/><Relationship Id="rId105" Type="http://schemas.openxmlformats.org/officeDocument/2006/relationships/hyperlink" Target="http://www.ccks2018.cn/en/" TargetMode="External"/><Relationship Id="rId126" Type="http://schemas.openxmlformats.org/officeDocument/2006/relationships/hyperlink" Target="http://www.ccks2018.cn/?m=201612" TargetMode="External"/><Relationship Id="rId8" Type="http://schemas.openxmlformats.org/officeDocument/2006/relationships/hyperlink" Target="http://www.ccks2018.cn/?page_id=497" TargetMode="External"/><Relationship Id="rId51" Type="http://schemas.openxmlformats.org/officeDocument/2006/relationships/hyperlink" Target="http://www.mi.com/" TargetMode="External"/><Relationship Id="rId72" Type="http://schemas.openxmlformats.org/officeDocument/2006/relationships/hyperlink" Target="http://www.ccks2018.cn/" TargetMode="External"/><Relationship Id="rId93" Type="http://schemas.openxmlformats.org/officeDocument/2006/relationships/hyperlink" Target="http://www.ccks2018.cn" TargetMode="External"/><Relationship Id="rId98" Type="http://schemas.openxmlformats.org/officeDocument/2006/relationships/hyperlink" Target="http://www.ccks2018.cn/?page_id=260" TargetMode="External"/><Relationship Id="rId121" Type="http://schemas.openxmlformats.org/officeDocument/2006/relationships/hyperlink" Target="http://www.ccks2018.cn/wp-content/uploads/2018/06/task2.docx"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14.png"/><Relationship Id="rId67" Type="http://schemas.openxmlformats.org/officeDocument/2006/relationships/hyperlink" Target="http://www.ccks2018.cn/?page_id=12" TargetMode="External"/><Relationship Id="rId116" Type="http://schemas.openxmlformats.org/officeDocument/2006/relationships/hyperlink" Target="http://www.ccks2018.cn/?page_id=18" TargetMode="External"/><Relationship Id="rId20" Type="http://schemas.openxmlformats.org/officeDocument/2006/relationships/hyperlink" Target="http://www.cipsc.org.cn/kg3/" TargetMode="External"/><Relationship Id="rId41" Type="http://schemas.openxmlformats.org/officeDocument/2006/relationships/hyperlink" Target="http://www.ruyi.ai/" TargetMode="External"/><Relationship Id="rId62" Type="http://schemas.openxmlformats.org/officeDocument/2006/relationships/hyperlink" Target="http://www.ccks2018.cn/?page_id=14" TargetMode="External"/><Relationship Id="rId83" Type="http://schemas.openxmlformats.org/officeDocument/2006/relationships/hyperlink" Target="http://www.ccks2018.cn/en/" TargetMode="External"/><Relationship Id="rId88" Type="http://schemas.openxmlformats.org/officeDocument/2006/relationships/hyperlink" Target="http://www.ccks2017.com" TargetMode="External"/><Relationship Id="rId111" Type="http://schemas.openxmlformats.org/officeDocument/2006/relationships/hyperlink" Target="http://www.ccks2018.cn/?page_id=489" TargetMode="External"/><Relationship Id="rId132" Type="http://schemas.openxmlformats.org/officeDocument/2006/relationships/hyperlink" Target="http://www.wordpress.org" TargetMode="External"/><Relationship Id="rId15" Type="http://schemas.openxmlformats.org/officeDocument/2006/relationships/hyperlink" Target="http://www.ccks2018.cn/?page_id=18" TargetMode="External"/><Relationship Id="rId36" Type="http://schemas.openxmlformats.org/officeDocument/2006/relationships/hyperlink" Target="http://www.gtcom.com.cn/" TargetMode="External"/><Relationship Id="rId57" Type="http://schemas.openxmlformats.org/officeDocument/2006/relationships/hyperlink" Target="http://www.memect.cn/" TargetMode="External"/><Relationship Id="rId106" Type="http://schemas.openxmlformats.org/officeDocument/2006/relationships/hyperlink" Target="http://www.ccks2018.cn/" TargetMode="External"/><Relationship Id="rId127" Type="http://schemas.openxmlformats.org/officeDocument/2006/relationships/hyperlink" Target="http://www.ccks2018.cn/?cat=1" TargetMode="External"/><Relationship Id="rId10" Type="http://schemas.openxmlformats.org/officeDocument/2006/relationships/hyperlink" Target="http://www.ccks2018.cn/?page_id=489" TargetMode="External"/><Relationship Id="rId31" Type="http://schemas.openxmlformats.org/officeDocument/2006/relationships/image" Target="media/image6.png"/><Relationship Id="rId52" Type="http://schemas.openxmlformats.org/officeDocument/2006/relationships/image" Target="media/image17.png"/><Relationship Id="rId73" Type="http://schemas.openxmlformats.org/officeDocument/2006/relationships/hyperlink" Target="http://www.ccks2018.cn/?page_id=10" TargetMode="External"/><Relationship Id="rId78" Type="http://schemas.openxmlformats.org/officeDocument/2006/relationships/hyperlink" Target="http://www.ccks2018.cn/?page_id=8" TargetMode="External"/><Relationship Id="rId94" Type="http://schemas.openxmlformats.org/officeDocument/2006/relationships/hyperlink" Target="http://www.ccks2018.cn/" TargetMode="External"/><Relationship Id="rId99" Type="http://schemas.openxmlformats.org/officeDocument/2006/relationships/hyperlink" Target="http://www.ccks2018.cn/?page_id=489" TargetMode="External"/><Relationship Id="rId101" Type="http://schemas.openxmlformats.org/officeDocument/2006/relationships/hyperlink" Target="http://www.ccks2018.cn/?page_id=12" TargetMode="External"/><Relationship Id="rId122" Type="http://schemas.openxmlformats.org/officeDocument/2006/relationships/hyperlink" Target="http://www.ccks2018.cn/wp-content/uploads/2018/06/task3.docx" TargetMode="External"/><Relationship Id="rId4" Type="http://schemas.openxmlformats.org/officeDocument/2006/relationships/webSettings" Target="webSettings.xml"/><Relationship Id="rId9" Type="http://schemas.openxmlformats.org/officeDocument/2006/relationships/hyperlink" Target="http://www.ccks2018.cn/?page_id=260" TargetMode="External"/><Relationship Id="rId26" Type="http://schemas.openxmlformats.org/officeDocument/2006/relationships/hyperlink" Target="http://www.aispeech.com/" TargetMode="External"/><Relationship Id="rId47" Type="http://schemas.openxmlformats.org/officeDocument/2006/relationships/hyperlink" Target="https://www.plantdata.ai/home/index.html" TargetMode="External"/><Relationship Id="rId68" Type="http://schemas.openxmlformats.org/officeDocument/2006/relationships/hyperlink" Target="http://www.ccks2018.cn/?page_id=16" TargetMode="External"/><Relationship Id="rId89" Type="http://schemas.openxmlformats.org/officeDocument/2006/relationships/hyperlink" Target="http://www.ccks2016.cn/ccks-ch/" TargetMode="External"/><Relationship Id="rId112" Type="http://schemas.openxmlformats.org/officeDocument/2006/relationships/hyperlink" Target="http://www.ccks2018.cn/?page_id=8" TargetMode="External"/><Relationship Id="rId133" Type="http://schemas.openxmlformats.org/officeDocument/2006/relationships/hyperlink" Target="http://www.andersnoren.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1617</Words>
  <Characters>9219</Characters>
  <Application>Microsoft Office Word</Application>
  <DocSecurity>0</DocSecurity>
  <Lines>76</Lines>
  <Paragraphs>21</Paragraphs>
  <ScaleCrop>false</ScaleCrop>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yang</dc:creator>
  <cp:keywords/>
  <dc:description/>
  <cp:lastModifiedBy>xiang yang</cp:lastModifiedBy>
  <cp:revision>1</cp:revision>
  <dcterms:created xsi:type="dcterms:W3CDTF">2018-09-11T00:29:00Z</dcterms:created>
  <dcterms:modified xsi:type="dcterms:W3CDTF">2018-09-11T00:35:00Z</dcterms:modified>
</cp:coreProperties>
</file>